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F88E03">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left"/>
        <w:textAlignment w:val="auto"/>
        <w:rPr>
          <w:rFonts w:hint="default" w:ascii="宋体" w:hAnsi="宋体" w:eastAsia="宋体" w:cs="宋体"/>
          <w:b w:val="0"/>
          <w:bCs w:val="0"/>
          <w:sz w:val="24"/>
          <w:szCs w:val="24"/>
          <w:u w:val="single"/>
          <w:lang w:val="en-US" w:eastAsia="zh-CN"/>
        </w:rPr>
      </w:pPr>
      <w:r>
        <w:rPr>
          <w:rFonts w:hint="eastAsia" w:ascii="宋体" w:hAnsi="宋体" w:eastAsia="宋体" w:cs="宋体"/>
          <w:b w:val="0"/>
          <w:bCs w:val="0"/>
          <w:sz w:val="24"/>
          <w:szCs w:val="24"/>
        </w:rPr>
        <w:t>合同编号：</w:t>
      </w:r>
      <w:r>
        <w:rPr>
          <w:rFonts w:hint="eastAsia" w:ascii="宋体" w:hAnsi="宋体" w:cs="宋体"/>
          <w:b w:val="0"/>
          <w:bCs w:val="0"/>
          <w:sz w:val="24"/>
          <w:szCs w:val="24"/>
          <w:u w:val="single"/>
          <w:lang w:val="en-US" w:eastAsia="zh-CN"/>
        </w:rPr>
        <w:t xml:space="preserve">                   </w:t>
      </w:r>
    </w:p>
    <w:p w14:paraId="20FB51D8">
      <w:pPr>
        <w:spacing w:line="480" w:lineRule="auto"/>
        <w:ind w:left="0" w:leftChars="0" w:right="-153" w:firstLine="0" w:firstLineChars="0"/>
        <w:rPr>
          <w:rFonts w:hint="eastAsia" w:ascii="宋体" w:hAnsi="宋体" w:cs="宋体"/>
          <w:b/>
          <w:bCs/>
          <w:sz w:val="30"/>
          <w:szCs w:val="30"/>
        </w:rPr>
      </w:pPr>
    </w:p>
    <w:p w14:paraId="502E793B">
      <w:pPr>
        <w:keepNext w:val="0"/>
        <w:keepLines w:val="0"/>
        <w:pageBreakBefore w:val="0"/>
        <w:widowControl w:val="0"/>
        <w:kinsoku/>
        <w:wordWrap/>
        <w:overflowPunct/>
        <w:topLinePunct w:val="0"/>
        <w:autoSpaceDE/>
        <w:autoSpaceDN/>
        <w:bidi w:val="0"/>
        <w:adjustRightInd/>
        <w:snapToGrid/>
        <w:spacing w:after="625" w:afterLines="200" w:line="480" w:lineRule="auto"/>
        <w:ind w:firstLine="0" w:firstLineChars="0"/>
        <w:jc w:val="center"/>
        <w:textAlignment w:val="auto"/>
        <w:rPr>
          <w:rFonts w:hint="eastAsia" w:ascii="黑体" w:hAnsi="黑体" w:eastAsia="黑体" w:cs="黑体"/>
          <w:b/>
          <w:bCs/>
          <w:sz w:val="44"/>
          <w:szCs w:val="44"/>
        </w:rPr>
      </w:pPr>
      <w:r>
        <w:rPr>
          <w:rFonts w:hint="eastAsia" w:ascii="黑体" w:hAnsi="黑体" w:eastAsia="黑体" w:cs="黑体"/>
          <w:b/>
          <w:bCs/>
          <w:sz w:val="44"/>
          <w:szCs w:val="44"/>
          <w:lang w:val="en-US" w:eastAsia="zh-CN"/>
        </w:rPr>
        <w:t>FastGPT产品</w:t>
      </w:r>
      <w:r>
        <w:rPr>
          <w:rFonts w:hint="eastAsia" w:ascii="黑体" w:hAnsi="黑体" w:eastAsia="黑体" w:cs="黑体"/>
          <w:b/>
          <w:bCs/>
          <w:sz w:val="44"/>
          <w:szCs w:val="44"/>
        </w:rPr>
        <w:t>销售</w:t>
      </w:r>
      <w:r>
        <w:rPr>
          <w:rFonts w:hint="eastAsia" w:ascii="黑体" w:hAnsi="黑体" w:eastAsia="黑体" w:cs="黑体"/>
          <w:b/>
          <w:bCs/>
          <w:sz w:val="44"/>
          <w:szCs w:val="44"/>
          <w:lang w:val="en-US" w:eastAsia="zh-CN"/>
        </w:rPr>
        <w:t>及技术服务</w:t>
      </w:r>
      <w:r>
        <w:rPr>
          <w:rFonts w:hint="eastAsia" w:ascii="黑体" w:hAnsi="黑体" w:eastAsia="黑体" w:cs="黑体"/>
          <w:b/>
          <w:bCs/>
          <w:sz w:val="44"/>
          <w:szCs w:val="44"/>
        </w:rPr>
        <w:t>合同</w:t>
      </w:r>
    </w:p>
    <w:p w14:paraId="23EA43BC">
      <w:pPr>
        <w:keepNext w:val="0"/>
        <w:keepLines w:val="0"/>
        <w:pageBreakBefore w:val="0"/>
        <w:widowControl w:val="0"/>
        <w:kinsoku/>
        <w:wordWrap/>
        <w:overflowPunct/>
        <w:topLinePunct w:val="0"/>
        <w:autoSpaceDE/>
        <w:autoSpaceDN/>
        <w:bidi w:val="0"/>
        <w:adjustRightInd/>
        <w:snapToGrid/>
        <w:spacing w:after="625" w:afterLines="200" w:line="480" w:lineRule="auto"/>
        <w:ind w:firstLine="0" w:firstLineChars="0"/>
        <w:jc w:val="center"/>
        <w:textAlignment w:val="auto"/>
        <w:rPr>
          <w:rFonts w:ascii="Source Han Sans CN" w:hAnsi="Source Han Sans CN" w:eastAsia="思源黑体 CN"/>
          <w:b/>
          <w:sz w:val="36"/>
        </w:rPr>
      </w:pPr>
      <w:r>
        <w:rPr>
          <w:rFonts w:ascii="Source Han Sans CN" w:hAnsi="Source Han Sans CN" w:eastAsia="思源黑体 CN"/>
          <w:b/>
          <w:sz w:val="36"/>
        </w:rPr>
        <w:t>（通用模板）</w:t>
      </w:r>
    </w:p>
    <w:p w14:paraId="00D50BCE">
      <w:pPr>
        <w:keepNext w:val="0"/>
        <w:keepLines w:val="0"/>
        <w:pageBreakBefore w:val="0"/>
        <w:widowControl w:val="0"/>
        <w:kinsoku/>
        <w:wordWrap/>
        <w:overflowPunct/>
        <w:topLinePunct w:val="0"/>
        <w:autoSpaceDE/>
        <w:autoSpaceDN/>
        <w:bidi w:val="0"/>
        <w:adjustRightInd/>
        <w:snapToGrid/>
        <w:spacing w:after="625" w:afterLines="200" w:line="480" w:lineRule="auto"/>
        <w:ind w:firstLine="0" w:firstLineChars="0"/>
        <w:jc w:val="center"/>
        <w:textAlignment w:val="auto"/>
        <w:rPr>
          <w:rFonts w:hint="eastAsia" w:ascii="Source Han Sans CN" w:hAnsi="Source Han Sans CN" w:eastAsia="思源黑体 CN"/>
          <w:b/>
          <w:sz w:val="36"/>
        </w:rPr>
      </w:pPr>
      <w:r>
        <w:rPr>
          <w:rFonts w:ascii="Source Han Sans CN" w:hAnsi="Source Han Sans CN" w:eastAsia="思源黑体 CN"/>
          <w:color w:val="666666"/>
          <w:sz w:val="21"/>
        </w:rPr>
        <w:t>适用于</w:t>
      </w:r>
      <w:r>
        <w:rPr>
          <w:rFonts w:hint="eastAsia" w:ascii="Source Han Sans CN" w:hAnsi="Source Han Sans CN" w:eastAsia="思源黑体 CN"/>
          <w:color w:val="666666"/>
          <w:sz w:val="21"/>
          <w:lang w:val="en-US" w:eastAsia="zh-CN"/>
        </w:rPr>
        <w:t xml:space="preserve"> FastGPT产品销售、技术</w:t>
      </w:r>
      <w:r>
        <w:rPr>
          <w:rFonts w:ascii="Source Han Sans CN" w:hAnsi="Source Han Sans CN" w:eastAsia="思源黑体 CN"/>
          <w:color w:val="666666"/>
          <w:sz w:val="21"/>
        </w:rPr>
        <w:t>服务</w:t>
      </w:r>
    </w:p>
    <w:p w14:paraId="50FFF7F1">
      <w:pPr>
        <w:shd w:val="clear" w:color="auto" w:fill="FFFFFF"/>
        <w:adjustRightInd w:val="0"/>
        <w:ind w:left="420" w:leftChars="200"/>
        <w:jc w:val="center"/>
        <w:rPr>
          <w:rFonts w:eastAsia="黑体"/>
          <w:b/>
          <w:bCs/>
          <w:spacing w:val="227"/>
          <w:kern w:val="0"/>
          <w:sz w:val="44"/>
          <w:szCs w:val="44"/>
          <w:lang w:bidi="zh-CN"/>
        </w:rPr>
      </w:pPr>
    </w:p>
    <w:p w14:paraId="20F9AE29">
      <w:pPr>
        <w:shd w:val="clear" w:color="auto" w:fill="FFFFFF"/>
        <w:adjustRightInd w:val="0"/>
        <w:ind w:left="0" w:leftChars="0" w:firstLine="0" w:firstLineChars="0"/>
        <w:jc w:val="both"/>
        <w:rPr>
          <w:rFonts w:hint="eastAsia" w:ascii="黑体" w:hAnsi="黑体" w:eastAsia="黑体" w:cs="黑体"/>
          <w:b/>
          <w:bCs/>
          <w:spacing w:val="227"/>
          <w:kern w:val="0"/>
          <w:sz w:val="44"/>
          <w:szCs w:val="44"/>
          <w:lang w:bidi="zh-CN"/>
        </w:rPr>
      </w:pPr>
    </w:p>
    <w:p w14:paraId="43F9A5F8">
      <w:pPr>
        <w:shd w:val="clear" w:color="auto" w:fill="FFFFFF"/>
        <w:adjustRightInd w:val="0"/>
        <w:ind w:left="420" w:leftChars="200"/>
        <w:jc w:val="center"/>
        <w:rPr>
          <w:rFonts w:eastAsia="黑体"/>
          <w:b/>
          <w:bCs/>
          <w:spacing w:val="227"/>
          <w:kern w:val="0"/>
          <w:sz w:val="44"/>
          <w:szCs w:val="44"/>
          <w:lang w:bidi="zh-CN"/>
        </w:rPr>
      </w:pPr>
    </w:p>
    <w:p w14:paraId="0B29D1E4">
      <w:pPr>
        <w:shd w:val="clear" w:color="auto" w:fill="FFFFFF"/>
        <w:adjustRightInd w:val="0"/>
        <w:ind w:left="420" w:leftChars="200"/>
        <w:jc w:val="center"/>
        <w:rPr>
          <w:rFonts w:eastAsia="黑体"/>
          <w:b/>
          <w:bCs/>
          <w:spacing w:val="227"/>
          <w:kern w:val="0"/>
          <w:sz w:val="44"/>
          <w:szCs w:val="44"/>
          <w:lang w:bidi="zh-CN"/>
        </w:rPr>
      </w:pPr>
    </w:p>
    <w:p w14:paraId="2CE12696">
      <w:pPr>
        <w:shd w:val="clear" w:color="auto" w:fill="FFFFFF"/>
        <w:adjustRightInd w:val="0"/>
        <w:jc w:val="both"/>
        <w:rPr>
          <w:rFonts w:eastAsia="黑体"/>
          <w:b/>
          <w:bCs/>
          <w:spacing w:val="227"/>
          <w:kern w:val="0"/>
          <w:sz w:val="44"/>
          <w:szCs w:val="44"/>
          <w:lang w:bidi="zh-CN"/>
        </w:rPr>
      </w:pPr>
    </w:p>
    <w:p w14:paraId="33282187">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both"/>
        <w:textAlignment w:val="auto"/>
        <w:rPr>
          <w:rFonts w:hint="eastAsia" w:ascii="宋体" w:hAnsi="宋体" w:eastAsia="宋体" w:cs="宋体"/>
          <w:b/>
          <w:bCs/>
          <w:sz w:val="24"/>
          <w:szCs w:val="24"/>
        </w:rPr>
      </w:pPr>
      <w:bookmarkStart w:id="0" w:name="_Toc9052"/>
    </w:p>
    <w:p w14:paraId="2A8861F6">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center"/>
        <w:textAlignment w:val="auto"/>
        <w:rPr>
          <w:rFonts w:hint="eastAsia" w:ascii="宋体" w:hAnsi="宋体" w:eastAsia="宋体" w:cs="宋体"/>
          <w:b/>
          <w:bCs/>
          <w:sz w:val="24"/>
          <w:szCs w:val="24"/>
        </w:rPr>
      </w:pPr>
    </w:p>
    <w:p w14:paraId="633C53F6">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center"/>
        <w:textAlignment w:val="auto"/>
        <w:rPr>
          <w:rFonts w:hint="eastAsia" w:ascii="宋体" w:hAnsi="宋体" w:eastAsia="宋体" w:cs="宋体"/>
          <w:b/>
          <w:bCs/>
          <w:sz w:val="24"/>
          <w:szCs w:val="24"/>
        </w:rPr>
      </w:pPr>
    </w:p>
    <w:p w14:paraId="54147F4D">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center"/>
        <w:textAlignment w:val="auto"/>
        <w:rPr>
          <w:rFonts w:hint="eastAsia" w:ascii="宋体" w:hAnsi="宋体" w:eastAsia="宋体" w:cs="宋体"/>
          <w:b/>
          <w:bCs/>
          <w:sz w:val="24"/>
          <w:szCs w:val="24"/>
        </w:rPr>
      </w:pPr>
    </w:p>
    <w:bookmarkEnd w:id="0"/>
    <w:p w14:paraId="0FE6BA64">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center"/>
        <w:textAlignment w:val="auto"/>
        <w:rPr>
          <w:rFonts w:hint="eastAsia" w:ascii="宋体" w:hAnsi="宋体" w:eastAsia="宋体" w:cs="宋体"/>
          <w:b w:val="0"/>
          <w:bCs w:val="0"/>
          <w:kern w:val="0"/>
          <w:sz w:val="24"/>
          <w:szCs w:val="24"/>
        </w:rPr>
      </w:pPr>
      <w:bookmarkStart w:id="1" w:name="_Toc12778"/>
      <w:r>
        <w:rPr>
          <w:rFonts w:hint="eastAsia" w:ascii="宋体" w:hAnsi="宋体" w:eastAsia="宋体" w:cs="宋体"/>
          <w:b w:val="0"/>
          <w:bCs w:val="0"/>
          <w:kern w:val="0"/>
          <w:sz w:val="24"/>
          <w:szCs w:val="24"/>
        </w:rPr>
        <w:t>甲</w:t>
      </w:r>
      <w:r>
        <w:rPr>
          <w:rFonts w:hint="eastAsia" w:ascii="宋体" w:hAnsi="宋体" w:cs="宋体"/>
          <w:b w:val="0"/>
          <w:bCs w:val="0"/>
          <w:kern w:val="0"/>
          <w:sz w:val="24"/>
          <w:szCs w:val="24"/>
          <w:lang w:val="en-US" w:eastAsia="zh-CN"/>
        </w:rPr>
        <w:t xml:space="preserve">    </w:t>
      </w:r>
      <w:r>
        <w:rPr>
          <w:rFonts w:hint="eastAsia" w:ascii="宋体" w:hAnsi="宋体" w:eastAsia="宋体" w:cs="宋体"/>
          <w:b w:val="0"/>
          <w:bCs w:val="0"/>
          <w:kern w:val="0"/>
          <w:sz w:val="24"/>
          <w:szCs w:val="24"/>
        </w:rPr>
        <w:t>方：</w:t>
      </w:r>
      <w:bookmarkEnd w:id="1"/>
    </w:p>
    <w:p w14:paraId="1815A809">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center"/>
        <w:textAlignment w:val="auto"/>
        <w:rPr>
          <w:rFonts w:hint="eastAsia" w:ascii="宋体" w:hAnsi="宋体" w:eastAsia="宋体" w:cs="宋体"/>
          <w:b w:val="0"/>
          <w:bCs w:val="0"/>
          <w:kern w:val="0"/>
          <w:sz w:val="24"/>
          <w:szCs w:val="24"/>
          <w:lang w:val="en-US" w:eastAsia="zh-CN"/>
        </w:rPr>
      </w:pPr>
      <w:bookmarkStart w:id="2" w:name="_Toc3473"/>
      <w:r>
        <w:rPr>
          <w:rFonts w:hint="eastAsia" w:ascii="宋体" w:hAnsi="宋体" w:eastAsia="宋体" w:cs="宋体"/>
          <w:b w:val="0"/>
          <w:bCs w:val="0"/>
          <w:kern w:val="0"/>
          <w:sz w:val="24"/>
          <w:szCs w:val="24"/>
        </w:rPr>
        <w:t>乙</w:t>
      </w:r>
      <w:r>
        <w:rPr>
          <w:rFonts w:hint="eastAsia" w:ascii="宋体" w:hAnsi="宋体" w:cs="宋体"/>
          <w:b w:val="0"/>
          <w:bCs w:val="0"/>
          <w:kern w:val="0"/>
          <w:sz w:val="24"/>
          <w:szCs w:val="24"/>
          <w:lang w:val="en-US" w:eastAsia="zh-CN"/>
        </w:rPr>
        <w:t xml:space="preserve">    </w:t>
      </w:r>
      <w:r>
        <w:rPr>
          <w:rFonts w:hint="eastAsia" w:ascii="宋体" w:hAnsi="宋体" w:eastAsia="宋体" w:cs="宋体"/>
          <w:b w:val="0"/>
          <w:bCs w:val="0"/>
          <w:kern w:val="0"/>
          <w:sz w:val="24"/>
          <w:szCs w:val="24"/>
        </w:rPr>
        <w:t>方：</w:t>
      </w:r>
      <w:bookmarkEnd w:id="2"/>
      <w:bookmarkStart w:id="3" w:name="_Toc28121"/>
    </w:p>
    <w:p w14:paraId="0E8CCAC0">
      <w:pPr>
        <w:keepNext w:val="0"/>
        <w:keepLines w:val="0"/>
        <w:pageBreakBefore w:val="0"/>
        <w:widowControl w:val="0"/>
        <w:kinsoku/>
        <w:wordWrap/>
        <w:overflowPunct/>
        <w:topLinePunct w:val="0"/>
        <w:autoSpaceDE/>
        <w:autoSpaceDN/>
        <w:bidi w:val="0"/>
        <w:adjustRightInd/>
        <w:snapToGrid/>
        <w:spacing w:line="360" w:lineRule="auto"/>
        <w:ind w:left="0" w:leftChars="0" w:right="0" w:firstLine="0" w:firstLineChars="0"/>
        <w:jc w:val="center"/>
        <w:textAlignment w:val="auto"/>
        <w:rPr>
          <w:rFonts w:hint="eastAsia" w:ascii="宋体" w:hAnsi="宋体" w:eastAsia="宋体" w:cs="宋体"/>
          <w:b w:val="0"/>
          <w:bCs w:val="0"/>
          <w:kern w:val="0"/>
          <w:sz w:val="24"/>
          <w:szCs w:val="24"/>
          <w:lang w:val="en-US" w:eastAsia="zh-CN"/>
        </w:rPr>
      </w:pPr>
    </w:p>
    <w:p w14:paraId="5E679DDB">
      <w:pPr>
        <w:adjustRightInd w:val="0"/>
        <w:ind w:left="0" w:leftChars="0" w:firstLine="0" w:firstLineChars="0"/>
        <w:jc w:val="center"/>
        <w:rPr>
          <w:rFonts w:hint="eastAsia" w:hAnsi="宋体"/>
          <w:b w:val="0"/>
          <w:bCs w:val="0"/>
          <w:kern w:val="0"/>
          <w:sz w:val="24"/>
          <w:szCs w:val="24"/>
        </w:rPr>
      </w:pPr>
      <w:r>
        <w:rPr>
          <w:rFonts w:hint="eastAsia" w:ascii="宋体" w:hAnsi="宋体" w:eastAsia="宋体" w:cs="宋体"/>
          <w:b w:val="0"/>
          <w:bCs w:val="0"/>
          <w:kern w:val="0"/>
          <w:sz w:val="24"/>
          <w:szCs w:val="24"/>
          <w:lang w:val="en-US" w:eastAsia="zh-CN"/>
        </w:rPr>
        <w:t>签约地点：</w:t>
      </w:r>
    </w:p>
    <w:p w14:paraId="03E92BF5">
      <w:pPr>
        <w:adjustRightInd w:val="0"/>
        <w:jc w:val="center"/>
        <w:rPr>
          <w:rFonts w:hint="eastAsia" w:hAnsi="宋体" w:eastAsia="宋体"/>
          <w:b w:val="0"/>
          <w:bCs w:val="0"/>
          <w:kern w:val="0"/>
          <w:sz w:val="28"/>
          <w:szCs w:val="28"/>
          <w:lang w:val="en-US" w:eastAsia="zh-CN"/>
        </w:rPr>
      </w:pPr>
      <w:r>
        <w:rPr>
          <w:rFonts w:hint="eastAsia" w:hAnsi="宋体"/>
          <w:b w:val="0"/>
          <w:bCs w:val="0"/>
          <w:kern w:val="0"/>
          <w:sz w:val="24"/>
          <w:szCs w:val="24"/>
        </w:rPr>
        <w:t xml:space="preserve">年  </w:t>
      </w:r>
      <w:r>
        <w:rPr>
          <w:rFonts w:hint="eastAsia" w:hAnsi="宋体"/>
          <w:b w:val="0"/>
          <w:bCs w:val="0"/>
          <w:kern w:val="0"/>
          <w:sz w:val="24"/>
          <w:szCs w:val="24"/>
          <w:lang w:val="en-US" w:eastAsia="zh-CN"/>
        </w:rPr>
        <w:t xml:space="preserve">  </w:t>
      </w:r>
      <w:r>
        <w:rPr>
          <w:rFonts w:hint="eastAsia" w:hAnsi="宋体"/>
          <w:b w:val="0"/>
          <w:bCs w:val="0"/>
          <w:kern w:val="0"/>
          <w:sz w:val="24"/>
          <w:szCs w:val="24"/>
        </w:rPr>
        <w:t xml:space="preserve">月 </w:t>
      </w:r>
      <w:r>
        <w:rPr>
          <w:rFonts w:hint="eastAsia" w:hAnsi="宋体"/>
          <w:b w:val="0"/>
          <w:bCs w:val="0"/>
          <w:kern w:val="0"/>
          <w:sz w:val="24"/>
          <w:szCs w:val="24"/>
          <w:lang w:val="en-US" w:eastAsia="zh-CN"/>
        </w:rPr>
        <w:t xml:space="preserve">  </w:t>
      </w:r>
      <w:r>
        <w:rPr>
          <w:rFonts w:hint="eastAsia" w:hAnsi="宋体"/>
          <w:b w:val="0"/>
          <w:bCs w:val="0"/>
          <w:kern w:val="0"/>
          <w:sz w:val="24"/>
          <w:szCs w:val="24"/>
        </w:rPr>
        <w:t xml:space="preserve"> 日</w:t>
      </w:r>
    </w:p>
    <w:p w14:paraId="5452DA38">
      <w:pPr>
        <w:adjustRightInd w:val="0"/>
        <w:ind w:left="0" w:leftChars="0" w:firstLine="0" w:firstLineChars="0"/>
        <w:jc w:val="center"/>
        <w:rPr>
          <w:rFonts w:hAnsi="宋体"/>
          <w:b/>
          <w:bCs/>
          <w:kern w:val="0"/>
          <w:sz w:val="28"/>
          <w:szCs w:val="28"/>
        </w:rPr>
        <w:sectPr>
          <w:footerReference r:id="rId7" w:type="first"/>
          <w:pgSz w:w="11906" w:h="16838"/>
          <w:pgMar w:top="1418" w:right="1418" w:bottom="1418" w:left="1418" w:header="851" w:footer="964" w:gutter="0"/>
          <w:pgBorders>
            <w:top w:val="none" w:sz="0" w:space="0"/>
            <w:left w:val="none" w:sz="0" w:space="0"/>
            <w:bottom w:val="none" w:sz="0" w:space="0"/>
            <w:right w:val="none" w:sz="0" w:space="0"/>
          </w:pgBorders>
          <w:cols w:space="720" w:num="1"/>
          <w:docGrid w:linePitch="312" w:charSpace="0"/>
        </w:sectPr>
      </w:pPr>
    </w:p>
    <w:bookmarkEnd w:id="3"/>
    <w:p w14:paraId="5C9B7954">
      <w:pPr>
        <w:keepNext w:val="0"/>
        <w:keepLines w:val="0"/>
        <w:pageBreakBefore w:val="0"/>
        <w:widowControl w:val="0"/>
        <w:tabs>
          <w:tab w:val="left" w:leader="underscore" w:pos="1050"/>
        </w:tabs>
        <w:kinsoku/>
        <w:wordWrap/>
        <w:overflowPunct/>
        <w:topLinePunct w:val="0"/>
        <w:autoSpaceDE/>
        <w:autoSpaceDN/>
        <w:bidi w:val="0"/>
        <w:adjustRightInd/>
        <w:snapToGrid/>
        <w:spacing w:line="360" w:lineRule="auto"/>
        <w:ind w:right="0" w:firstLine="420" w:firstLineChars="200"/>
        <w:jc w:val="left"/>
        <w:textAlignment w:val="auto"/>
        <w:rPr>
          <w:rFonts w:ascii="宋体" w:hAnsi="宋体" w:cs="Arial"/>
          <w:sz w:val="21"/>
          <w:szCs w:val="21"/>
        </w:rPr>
      </w:pPr>
      <w:r>
        <w:rPr>
          <w:rFonts w:ascii="宋体" w:hAnsi="宋体" w:cs="Arial"/>
          <w:sz w:val="21"/>
          <w:szCs w:val="21"/>
        </w:rPr>
        <w:t>甲方 (</w:t>
      </w:r>
      <w:r>
        <w:rPr>
          <w:rFonts w:hint="eastAsia" w:ascii="宋体" w:hAnsi="宋体" w:cs="Arial"/>
          <w:sz w:val="21"/>
          <w:szCs w:val="21"/>
          <w:lang w:val="en-US" w:eastAsia="zh-CN"/>
        </w:rPr>
        <w:t>委托方</w:t>
      </w:r>
      <w:r>
        <w:rPr>
          <w:rFonts w:ascii="宋体" w:hAnsi="宋体" w:cs="Arial"/>
          <w:sz w:val="21"/>
          <w:szCs w:val="21"/>
        </w:rPr>
        <w:t>)</w:t>
      </w:r>
      <w:r>
        <w:rPr>
          <w:rFonts w:hint="eastAsia" w:ascii="宋体" w:hAnsi="宋体" w:cs="Arial"/>
          <w:sz w:val="21"/>
          <w:szCs w:val="21"/>
        </w:rPr>
        <w:t>：</w:t>
      </w:r>
      <w:r>
        <w:rPr>
          <w:rFonts w:hint="eastAsia" w:ascii="宋体" w:hAnsi="宋体" w:cs="Arial"/>
          <w:sz w:val="21"/>
          <w:szCs w:val="21"/>
          <w:u w:val="single"/>
        </w:rPr>
        <w:t xml:space="preserve"> </w:t>
      </w:r>
      <w:r>
        <w:rPr>
          <w:rFonts w:hint="eastAsia" w:ascii="宋体" w:hAnsi="宋体" w:cs="Arial"/>
          <w:sz w:val="21"/>
          <w:szCs w:val="21"/>
          <w:u w:val="single"/>
          <w:lang w:val="en-US" w:eastAsia="zh-CN"/>
        </w:rPr>
        <w:t xml:space="preserve">       </w:t>
      </w:r>
      <w:r>
        <w:rPr>
          <w:rFonts w:ascii="宋体" w:hAnsi="宋体" w:cs="Arial"/>
          <w:sz w:val="21"/>
          <w:szCs w:val="21"/>
          <w:u w:val="single"/>
        </w:rPr>
        <w:t xml:space="preserve">                    </w:t>
      </w:r>
      <w:r>
        <w:rPr>
          <w:rFonts w:hint="eastAsia" w:ascii="宋体" w:hAnsi="宋体" w:cs="Arial"/>
          <w:sz w:val="21"/>
          <w:szCs w:val="21"/>
          <w:u w:val="single"/>
          <w:lang w:val="en-US" w:eastAsia="zh-CN"/>
        </w:rPr>
        <w:t xml:space="preserve">  </w:t>
      </w:r>
      <w:r>
        <w:rPr>
          <w:rFonts w:ascii="宋体" w:hAnsi="宋体" w:cs="Arial"/>
          <w:sz w:val="21"/>
          <w:szCs w:val="21"/>
        </w:rPr>
        <w:t xml:space="preserve">                        </w:t>
      </w:r>
    </w:p>
    <w:p w14:paraId="4AF11ABE">
      <w:pPr>
        <w:keepNext w:val="0"/>
        <w:keepLines w:val="0"/>
        <w:pageBreakBefore w:val="0"/>
        <w:widowControl w:val="0"/>
        <w:tabs>
          <w:tab w:val="left" w:leader="underscore" w:pos="1050"/>
        </w:tabs>
        <w:kinsoku/>
        <w:wordWrap/>
        <w:overflowPunct/>
        <w:topLinePunct w:val="0"/>
        <w:autoSpaceDE/>
        <w:autoSpaceDN/>
        <w:bidi w:val="0"/>
        <w:adjustRightInd/>
        <w:snapToGrid/>
        <w:spacing w:line="360" w:lineRule="auto"/>
        <w:ind w:right="0" w:firstLine="420" w:firstLineChars="200"/>
        <w:jc w:val="left"/>
        <w:textAlignment w:val="auto"/>
        <w:rPr>
          <w:rFonts w:ascii="宋体" w:hAnsi="宋体" w:cs="Arial"/>
          <w:sz w:val="21"/>
          <w:szCs w:val="21"/>
        </w:rPr>
      </w:pPr>
      <w:r>
        <w:rPr>
          <w:rFonts w:hint="eastAsia" w:ascii="宋体" w:hAnsi="宋体" w:cs="Arial"/>
          <w:sz w:val="21"/>
          <w:szCs w:val="21"/>
          <w:lang w:val="en-US" w:eastAsia="zh-CN"/>
        </w:rPr>
        <w:t>统一社会信用代码</w:t>
      </w:r>
      <w:r>
        <w:rPr>
          <w:rFonts w:hint="eastAsia" w:ascii="宋体" w:hAnsi="宋体" w:cs="Arial"/>
          <w:sz w:val="21"/>
          <w:szCs w:val="21"/>
        </w:rPr>
        <w:t>：</w:t>
      </w:r>
      <w:r>
        <w:rPr>
          <w:rFonts w:hint="eastAsia" w:ascii="宋体" w:hAnsi="宋体" w:cs="Arial"/>
          <w:sz w:val="21"/>
          <w:szCs w:val="21"/>
          <w:u w:val="single"/>
        </w:rPr>
        <w:t xml:space="preserve"> </w:t>
      </w:r>
      <w:r>
        <w:rPr>
          <w:rFonts w:ascii="宋体" w:hAnsi="宋体" w:cs="Arial"/>
          <w:sz w:val="21"/>
          <w:szCs w:val="21"/>
          <w:u w:val="single"/>
        </w:rPr>
        <w:t xml:space="preserve">  </w:t>
      </w:r>
      <w:r>
        <w:rPr>
          <w:rFonts w:hint="eastAsia" w:ascii="宋体" w:hAnsi="宋体" w:cs="Arial"/>
          <w:sz w:val="21"/>
          <w:szCs w:val="21"/>
          <w:u w:val="single"/>
          <w:lang w:val="en-US" w:eastAsia="zh-CN"/>
        </w:rPr>
        <w:t xml:space="preserve">             </w:t>
      </w:r>
      <w:r>
        <w:rPr>
          <w:rFonts w:ascii="宋体" w:hAnsi="宋体" w:cs="Arial"/>
          <w:sz w:val="21"/>
          <w:szCs w:val="21"/>
          <w:u w:val="single"/>
        </w:rPr>
        <w:t xml:space="preserve">        </w:t>
      </w:r>
      <w:r>
        <w:rPr>
          <w:rFonts w:ascii="宋体" w:hAnsi="宋体" w:cs="Arial"/>
          <w:sz w:val="21"/>
          <w:szCs w:val="21"/>
        </w:rPr>
        <w:t xml:space="preserve"> </w:t>
      </w:r>
      <w:r>
        <w:rPr>
          <w:rFonts w:hint="eastAsia" w:ascii="宋体" w:hAnsi="宋体" w:cs="Arial"/>
          <w:sz w:val="21"/>
          <w:szCs w:val="21"/>
          <w:lang w:val="en-US" w:eastAsia="zh-CN"/>
        </w:rPr>
        <w:t xml:space="preserve"> </w:t>
      </w:r>
      <w:r>
        <w:rPr>
          <w:rFonts w:ascii="宋体" w:hAnsi="宋体" w:cs="Arial"/>
          <w:sz w:val="21"/>
          <w:szCs w:val="21"/>
        </w:rPr>
        <w:t xml:space="preserve">    </w:t>
      </w:r>
    </w:p>
    <w:p w14:paraId="23899C41">
      <w:pPr>
        <w:keepNext w:val="0"/>
        <w:keepLines w:val="0"/>
        <w:pageBreakBefore w:val="0"/>
        <w:widowControl w:val="0"/>
        <w:tabs>
          <w:tab w:val="left" w:leader="underscore" w:pos="1050"/>
        </w:tabs>
        <w:kinsoku/>
        <w:wordWrap/>
        <w:overflowPunct/>
        <w:topLinePunct w:val="0"/>
        <w:autoSpaceDE/>
        <w:autoSpaceDN/>
        <w:bidi w:val="0"/>
        <w:adjustRightInd/>
        <w:snapToGrid/>
        <w:spacing w:line="360" w:lineRule="auto"/>
        <w:ind w:right="0" w:firstLine="420" w:firstLineChars="200"/>
        <w:jc w:val="left"/>
        <w:textAlignment w:val="auto"/>
        <w:rPr>
          <w:rFonts w:hint="default" w:ascii="宋体" w:hAnsi="宋体" w:eastAsia="宋体" w:cs="Arial"/>
          <w:sz w:val="21"/>
          <w:szCs w:val="21"/>
          <w:lang w:val="en-US" w:eastAsia="zh-CN"/>
        </w:rPr>
      </w:pPr>
      <w:r>
        <w:rPr>
          <w:rFonts w:hint="eastAsia" w:ascii="宋体" w:hAnsi="宋体" w:cs="Arial"/>
          <w:sz w:val="21"/>
          <w:szCs w:val="21"/>
        </w:rPr>
        <w:t>法定代表人</w:t>
      </w:r>
      <w:r>
        <w:rPr>
          <w:rFonts w:ascii="宋体" w:hAnsi="宋体" w:cs="Arial"/>
          <w:sz w:val="21"/>
          <w:szCs w:val="21"/>
        </w:rPr>
        <w:t>：</w:t>
      </w:r>
      <w:r>
        <w:rPr>
          <w:rFonts w:hint="eastAsia" w:ascii="宋体" w:hAnsi="宋体" w:cs="Arial"/>
          <w:sz w:val="21"/>
          <w:szCs w:val="21"/>
          <w:u w:val="single"/>
        </w:rPr>
        <w:t xml:space="preserve"> </w:t>
      </w:r>
      <w:r>
        <w:rPr>
          <w:rFonts w:hint="eastAsia" w:ascii="宋体" w:hAnsi="宋体" w:cs="Arial"/>
          <w:sz w:val="21"/>
          <w:szCs w:val="21"/>
          <w:u w:val="single"/>
          <w:lang w:val="en-US" w:eastAsia="zh-CN"/>
        </w:rPr>
        <w:t xml:space="preserve">       </w:t>
      </w:r>
      <w:r>
        <w:rPr>
          <w:rFonts w:ascii="宋体" w:hAnsi="宋体" w:cs="Arial"/>
          <w:sz w:val="21"/>
          <w:szCs w:val="21"/>
          <w:u w:val="single"/>
        </w:rPr>
        <w:t xml:space="preserve">  </w:t>
      </w:r>
      <w:r>
        <w:rPr>
          <w:rFonts w:hint="eastAsia" w:ascii="宋体" w:hAnsi="宋体" w:cs="Arial"/>
          <w:sz w:val="21"/>
          <w:szCs w:val="21"/>
          <w:u w:val="single"/>
          <w:lang w:val="en-US" w:eastAsia="zh-CN"/>
        </w:rPr>
        <w:t xml:space="preserve">                    </w:t>
      </w:r>
    </w:p>
    <w:p w14:paraId="75233384">
      <w:pPr>
        <w:keepNext w:val="0"/>
        <w:keepLines w:val="0"/>
        <w:pageBreakBefore w:val="0"/>
        <w:widowControl w:val="0"/>
        <w:kinsoku/>
        <w:wordWrap/>
        <w:overflowPunct/>
        <w:topLinePunct w:val="0"/>
        <w:autoSpaceDE/>
        <w:autoSpaceDN/>
        <w:bidi w:val="0"/>
        <w:adjustRightInd/>
        <w:snapToGrid/>
        <w:spacing w:line="360" w:lineRule="auto"/>
        <w:ind w:right="0" w:firstLine="420" w:firstLineChars="200"/>
        <w:jc w:val="left"/>
        <w:textAlignment w:val="auto"/>
        <w:rPr>
          <w:rFonts w:ascii="宋体" w:hAnsi="宋体" w:cs="Arial"/>
          <w:sz w:val="21"/>
          <w:szCs w:val="21"/>
        </w:rPr>
      </w:pPr>
      <w:r>
        <w:rPr>
          <w:rFonts w:ascii="宋体" w:hAnsi="宋体" w:cs="Arial"/>
          <w:sz w:val="21"/>
          <w:szCs w:val="21"/>
        </w:rPr>
        <w:t>地</w:t>
      </w:r>
      <w:r>
        <w:rPr>
          <w:rFonts w:hint="eastAsia" w:ascii="宋体" w:hAnsi="宋体" w:cs="Arial"/>
          <w:sz w:val="21"/>
          <w:szCs w:val="21"/>
        </w:rPr>
        <w:t xml:space="preserve"> </w:t>
      </w:r>
      <w:r>
        <w:rPr>
          <w:rFonts w:ascii="宋体" w:hAnsi="宋体" w:cs="Arial"/>
          <w:sz w:val="21"/>
          <w:szCs w:val="21"/>
        </w:rPr>
        <w:t xml:space="preserve">   </w:t>
      </w:r>
      <w:r>
        <w:rPr>
          <w:rFonts w:hint="eastAsia" w:ascii="宋体" w:hAnsi="宋体" w:cs="Arial"/>
          <w:sz w:val="21"/>
          <w:szCs w:val="21"/>
          <w:lang w:val="en-US" w:eastAsia="zh-CN"/>
        </w:rPr>
        <w:t xml:space="preserve">  </w:t>
      </w:r>
      <w:r>
        <w:rPr>
          <w:rFonts w:ascii="宋体" w:hAnsi="宋体" w:cs="Arial"/>
          <w:sz w:val="21"/>
          <w:szCs w:val="21"/>
        </w:rPr>
        <w:t xml:space="preserve">址： </w:t>
      </w:r>
      <w:r>
        <w:rPr>
          <w:rFonts w:hint="eastAsia" w:ascii="宋体" w:hAnsi="宋体" w:cs="Arial"/>
          <w:sz w:val="21"/>
          <w:szCs w:val="21"/>
          <w:u w:val="single"/>
        </w:rPr>
        <w:t xml:space="preserve"> </w:t>
      </w:r>
      <w:r>
        <w:rPr>
          <w:rFonts w:hint="eastAsia" w:ascii="宋体" w:hAnsi="宋体" w:cs="Arial"/>
          <w:sz w:val="21"/>
          <w:szCs w:val="21"/>
          <w:u w:val="single"/>
          <w:lang w:val="en-US" w:eastAsia="zh-CN"/>
        </w:rPr>
        <w:t xml:space="preserve">       </w:t>
      </w:r>
      <w:r>
        <w:rPr>
          <w:rFonts w:ascii="宋体" w:hAnsi="宋体" w:cs="Arial"/>
          <w:sz w:val="21"/>
          <w:szCs w:val="21"/>
          <w:u w:val="single"/>
        </w:rPr>
        <w:t xml:space="preserve">                    </w:t>
      </w:r>
      <w:r>
        <w:rPr>
          <w:rFonts w:hint="eastAsia" w:ascii="宋体" w:hAnsi="宋体" w:cs="Arial"/>
          <w:sz w:val="21"/>
          <w:szCs w:val="21"/>
          <w:u w:val="single"/>
          <w:lang w:val="en-US" w:eastAsia="zh-CN"/>
        </w:rPr>
        <w:t xml:space="preserve"> </w:t>
      </w:r>
    </w:p>
    <w:p w14:paraId="78695259">
      <w:pPr>
        <w:keepNext w:val="0"/>
        <w:keepLines w:val="0"/>
        <w:pageBreakBefore w:val="0"/>
        <w:widowControl w:val="0"/>
        <w:tabs>
          <w:tab w:val="left" w:leader="underscore" w:pos="1050"/>
        </w:tabs>
        <w:kinsoku/>
        <w:wordWrap/>
        <w:overflowPunct/>
        <w:topLinePunct w:val="0"/>
        <w:autoSpaceDE/>
        <w:autoSpaceDN/>
        <w:bidi w:val="0"/>
        <w:adjustRightInd/>
        <w:snapToGrid/>
        <w:spacing w:line="360" w:lineRule="auto"/>
        <w:ind w:right="0" w:firstLine="420" w:firstLineChars="200"/>
        <w:jc w:val="left"/>
        <w:textAlignment w:val="auto"/>
        <w:rPr>
          <w:rFonts w:ascii="宋体" w:hAnsi="宋体" w:cs="Arial"/>
          <w:sz w:val="21"/>
          <w:szCs w:val="21"/>
        </w:rPr>
      </w:pPr>
      <w:r>
        <w:rPr>
          <w:rFonts w:ascii="宋体" w:hAnsi="宋体" w:cs="Arial"/>
          <w:sz w:val="21"/>
          <w:szCs w:val="21"/>
        </w:rPr>
        <w:t>联系</w:t>
      </w:r>
      <w:r>
        <w:rPr>
          <w:rFonts w:hint="eastAsia" w:ascii="宋体" w:hAnsi="宋体" w:cs="Arial"/>
          <w:sz w:val="21"/>
          <w:szCs w:val="21"/>
        </w:rPr>
        <w:t xml:space="preserve"> </w:t>
      </w:r>
      <w:r>
        <w:rPr>
          <w:rFonts w:ascii="宋体" w:hAnsi="宋体" w:cs="Arial"/>
          <w:sz w:val="21"/>
          <w:szCs w:val="21"/>
        </w:rPr>
        <w:t>电</w:t>
      </w:r>
      <w:r>
        <w:rPr>
          <w:rFonts w:hint="eastAsia" w:ascii="宋体" w:hAnsi="宋体" w:cs="Arial"/>
          <w:sz w:val="21"/>
          <w:szCs w:val="21"/>
        </w:rPr>
        <w:t xml:space="preserve"> </w:t>
      </w:r>
      <w:r>
        <w:rPr>
          <w:rFonts w:ascii="宋体" w:hAnsi="宋体" w:cs="Arial"/>
          <w:sz w:val="21"/>
          <w:szCs w:val="21"/>
        </w:rPr>
        <w:t>话：</w:t>
      </w:r>
      <w:r>
        <w:rPr>
          <w:rFonts w:hint="eastAsia" w:ascii="宋体" w:hAnsi="宋体" w:cs="Arial"/>
          <w:sz w:val="21"/>
          <w:szCs w:val="21"/>
        </w:rPr>
        <w:t xml:space="preserve"> </w:t>
      </w:r>
      <w:r>
        <w:rPr>
          <w:rFonts w:hint="eastAsia" w:ascii="宋体" w:hAnsi="宋体" w:cs="Arial"/>
          <w:sz w:val="21"/>
          <w:szCs w:val="21"/>
          <w:u w:val="single"/>
        </w:rPr>
        <w:t xml:space="preserve"> </w:t>
      </w:r>
      <w:r>
        <w:rPr>
          <w:rFonts w:hint="eastAsia" w:ascii="宋体" w:hAnsi="宋体" w:cs="Arial"/>
          <w:sz w:val="21"/>
          <w:szCs w:val="21"/>
          <w:u w:val="single"/>
          <w:lang w:val="en-US" w:eastAsia="zh-CN"/>
        </w:rPr>
        <w:t xml:space="preserve">       </w:t>
      </w:r>
      <w:r>
        <w:rPr>
          <w:rFonts w:ascii="宋体" w:hAnsi="宋体" w:cs="Arial"/>
          <w:sz w:val="21"/>
          <w:szCs w:val="21"/>
          <w:u w:val="single"/>
        </w:rPr>
        <w:t xml:space="preserve">                    </w:t>
      </w:r>
      <w:r>
        <w:rPr>
          <w:rFonts w:hint="eastAsia" w:ascii="宋体" w:hAnsi="宋体" w:cs="Arial"/>
          <w:sz w:val="21"/>
          <w:szCs w:val="21"/>
          <w:u w:val="single"/>
          <w:lang w:val="en-US" w:eastAsia="zh-CN"/>
        </w:rPr>
        <w:t xml:space="preserve"> </w:t>
      </w:r>
      <w:r>
        <w:rPr>
          <w:rFonts w:ascii="宋体" w:hAnsi="宋体" w:cs="Arial"/>
          <w:sz w:val="21"/>
          <w:szCs w:val="21"/>
        </w:rPr>
        <w:t xml:space="preserve">           </w:t>
      </w:r>
    </w:p>
    <w:p w14:paraId="3E95F902">
      <w:pPr>
        <w:keepNext w:val="0"/>
        <w:keepLines w:val="0"/>
        <w:pageBreakBefore w:val="0"/>
        <w:widowControl w:val="0"/>
        <w:kinsoku/>
        <w:wordWrap/>
        <w:overflowPunct/>
        <w:topLinePunct w:val="0"/>
        <w:autoSpaceDE/>
        <w:autoSpaceDN/>
        <w:bidi w:val="0"/>
        <w:adjustRightInd/>
        <w:snapToGrid/>
        <w:spacing w:line="360" w:lineRule="auto"/>
        <w:ind w:right="0" w:firstLine="420" w:firstLineChars="200"/>
        <w:jc w:val="left"/>
        <w:textAlignment w:val="auto"/>
        <w:rPr>
          <w:rFonts w:ascii="宋体" w:hAnsi="宋体" w:cs="Arial"/>
          <w:sz w:val="21"/>
          <w:szCs w:val="21"/>
        </w:rPr>
      </w:pPr>
    </w:p>
    <w:p w14:paraId="7F119716">
      <w:pPr>
        <w:keepNext w:val="0"/>
        <w:keepLines w:val="0"/>
        <w:pageBreakBefore w:val="0"/>
        <w:widowControl w:val="0"/>
        <w:kinsoku/>
        <w:wordWrap/>
        <w:overflowPunct/>
        <w:topLinePunct w:val="0"/>
        <w:autoSpaceDE/>
        <w:autoSpaceDN/>
        <w:bidi w:val="0"/>
        <w:adjustRightInd/>
        <w:snapToGrid/>
        <w:spacing w:line="360" w:lineRule="auto"/>
        <w:ind w:right="0" w:firstLine="420" w:firstLineChars="200"/>
        <w:jc w:val="left"/>
        <w:textAlignment w:val="auto"/>
        <w:rPr>
          <w:rFonts w:hint="eastAsia" w:ascii="宋体" w:hAnsi="宋体" w:cs="Arial"/>
          <w:sz w:val="21"/>
          <w:szCs w:val="21"/>
          <w:u w:val="single"/>
          <w:lang w:val="en-US" w:eastAsia="zh-CN"/>
        </w:rPr>
      </w:pPr>
      <w:r>
        <w:rPr>
          <w:rFonts w:ascii="宋体" w:hAnsi="宋体" w:cs="Arial"/>
          <w:sz w:val="21"/>
          <w:szCs w:val="21"/>
        </w:rPr>
        <w:t>乙方 (</w:t>
      </w:r>
      <w:r>
        <w:rPr>
          <w:rFonts w:hint="eastAsia" w:ascii="宋体" w:hAnsi="宋体" w:cs="Arial"/>
          <w:sz w:val="21"/>
          <w:szCs w:val="21"/>
          <w:lang w:val="en-US" w:eastAsia="zh-CN"/>
        </w:rPr>
        <w:t>服务方</w:t>
      </w:r>
      <w:r>
        <w:rPr>
          <w:rFonts w:ascii="宋体" w:hAnsi="宋体" w:cs="Arial"/>
          <w:sz w:val="21"/>
          <w:szCs w:val="21"/>
        </w:rPr>
        <w:t>)</w:t>
      </w:r>
      <w:r>
        <w:rPr>
          <w:rFonts w:ascii="Arial" w:cs="Arial"/>
          <w:sz w:val="21"/>
          <w:szCs w:val="21"/>
        </w:rPr>
        <w:t>：</w:t>
      </w:r>
      <w:r>
        <w:rPr>
          <w:rFonts w:hint="eastAsia" w:ascii="宋体" w:hAnsi="宋体" w:cs="Arial"/>
          <w:sz w:val="21"/>
          <w:szCs w:val="21"/>
          <w:u w:val="single"/>
        </w:rPr>
        <w:t xml:space="preserve"> </w:t>
      </w:r>
      <w:r>
        <w:rPr>
          <w:rFonts w:hint="eastAsia" w:ascii="宋体" w:hAnsi="宋体" w:cs="Arial"/>
          <w:sz w:val="21"/>
          <w:szCs w:val="21"/>
          <w:u w:val="single"/>
          <w:lang w:val="en-US" w:eastAsia="zh-CN"/>
        </w:rPr>
        <w:t xml:space="preserve">       </w:t>
      </w:r>
      <w:r>
        <w:rPr>
          <w:rFonts w:ascii="宋体" w:hAnsi="宋体" w:cs="Arial"/>
          <w:sz w:val="21"/>
          <w:szCs w:val="21"/>
          <w:u w:val="single"/>
        </w:rPr>
        <w:t xml:space="preserve">                    </w:t>
      </w:r>
      <w:r>
        <w:rPr>
          <w:rFonts w:hint="eastAsia" w:ascii="宋体" w:hAnsi="宋体" w:cs="Arial"/>
          <w:sz w:val="21"/>
          <w:szCs w:val="21"/>
          <w:u w:val="single"/>
          <w:lang w:val="en-US" w:eastAsia="zh-CN"/>
        </w:rPr>
        <w:t xml:space="preserve">  </w:t>
      </w:r>
    </w:p>
    <w:p w14:paraId="5421A159">
      <w:pPr>
        <w:keepNext w:val="0"/>
        <w:keepLines w:val="0"/>
        <w:pageBreakBefore w:val="0"/>
        <w:widowControl w:val="0"/>
        <w:kinsoku/>
        <w:wordWrap/>
        <w:overflowPunct/>
        <w:topLinePunct w:val="0"/>
        <w:autoSpaceDE/>
        <w:autoSpaceDN/>
        <w:bidi w:val="0"/>
        <w:adjustRightInd/>
        <w:snapToGrid/>
        <w:spacing w:line="360" w:lineRule="auto"/>
        <w:ind w:right="0" w:firstLine="420" w:firstLineChars="200"/>
        <w:jc w:val="left"/>
        <w:textAlignment w:val="auto"/>
        <w:rPr>
          <w:rFonts w:hint="default" w:ascii="宋体" w:hAnsi="宋体" w:cs="Arial"/>
          <w:sz w:val="21"/>
          <w:szCs w:val="21"/>
          <w:u w:val="single"/>
          <w:lang w:val="en-US" w:eastAsia="zh-CN"/>
        </w:rPr>
      </w:pPr>
      <w:r>
        <w:rPr>
          <w:rFonts w:hint="eastAsia" w:ascii="宋体" w:hAnsi="宋体" w:cs="Arial"/>
          <w:sz w:val="21"/>
          <w:szCs w:val="21"/>
          <w:lang w:val="en-US" w:eastAsia="zh-CN"/>
        </w:rPr>
        <w:t>统一社会信用代码</w:t>
      </w:r>
      <w:r>
        <w:rPr>
          <w:rFonts w:hint="eastAsia" w:ascii="宋体" w:hAnsi="宋体" w:cs="Arial"/>
          <w:sz w:val="21"/>
          <w:szCs w:val="21"/>
        </w:rPr>
        <w:t>：</w:t>
      </w:r>
      <w:r>
        <w:rPr>
          <w:rFonts w:hint="eastAsia" w:ascii="宋体" w:hAnsi="宋体" w:cs="Arial"/>
          <w:sz w:val="21"/>
          <w:szCs w:val="21"/>
          <w:u w:val="single"/>
        </w:rPr>
        <w:t xml:space="preserve"> </w:t>
      </w:r>
      <w:r>
        <w:rPr>
          <w:rFonts w:ascii="宋体" w:hAnsi="宋体" w:cs="Arial"/>
          <w:sz w:val="21"/>
          <w:szCs w:val="21"/>
          <w:u w:val="single"/>
        </w:rPr>
        <w:t xml:space="preserve">  </w:t>
      </w:r>
      <w:r>
        <w:rPr>
          <w:rFonts w:hint="eastAsia" w:ascii="宋体" w:hAnsi="宋体" w:cs="Arial"/>
          <w:sz w:val="21"/>
          <w:szCs w:val="21"/>
          <w:u w:val="single"/>
          <w:lang w:val="en-US" w:eastAsia="zh-CN"/>
        </w:rPr>
        <w:t xml:space="preserve">             </w:t>
      </w:r>
      <w:r>
        <w:rPr>
          <w:rFonts w:ascii="宋体" w:hAnsi="宋体" w:cs="Arial"/>
          <w:sz w:val="21"/>
          <w:szCs w:val="21"/>
          <w:u w:val="single"/>
        </w:rPr>
        <w:t xml:space="preserve">        </w:t>
      </w:r>
    </w:p>
    <w:p w14:paraId="0B923B36">
      <w:pPr>
        <w:keepNext w:val="0"/>
        <w:keepLines w:val="0"/>
        <w:pageBreakBefore w:val="0"/>
        <w:widowControl w:val="0"/>
        <w:kinsoku/>
        <w:wordWrap/>
        <w:overflowPunct/>
        <w:topLinePunct w:val="0"/>
        <w:autoSpaceDE/>
        <w:autoSpaceDN/>
        <w:bidi w:val="0"/>
        <w:adjustRightInd/>
        <w:snapToGrid/>
        <w:spacing w:line="360" w:lineRule="auto"/>
        <w:ind w:right="0" w:firstLine="420" w:firstLineChars="200"/>
        <w:jc w:val="left"/>
        <w:textAlignment w:val="auto"/>
        <w:rPr>
          <w:rFonts w:hint="default" w:ascii="宋体" w:hAnsi="宋体" w:cs="Arial"/>
          <w:sz w:val="21"/>
          <w:szCs w:val="21"/>
          <w:lang w:val="en-US"/>
        </w:rPr>
      </w:pPr>
      <w:r>
        <w:rPr>
          <w:rFonts w:hint="eastAsia" w:ascii="宋体" w:hAnsi="宋体" w:cs="Arial"/>
          <w:sz w:val="21"/>
          <w:szCs w:val="21"/>
        </w:rPr>
        <w:t>法定代表人：</w:t>
      </w:r>
      <w:r>
        <w:rPr>
          <w:rFonts w:hint="eastAsia" w:ascii="宋体" w:hAnsi="宋体" w:cs="Arial"/>
          <w:sz w:val="21"/>
          <w:szCs w:val="21"/>
          <w:u w:val="single"/>
        </w:rPr>
        <w:t xml:space="preserve"> </w:t>
      </w:r>
      <w:r>
        <w:rPr>
          <w:rFonts w:hint="eastAsia" w:ascii="宋体" w:hAnsi="宋体" w:cs="Arial"/>
          <w:sz w:val="21"/>
          <w:szCs w:val="21"/>
          <w:u w:val="single"/>
          <w:lang w:val="en-US" w:eastAsia="zh-CN"/>
        </w:rPr>
        <w:t xml:space="preserve">       </w:t>
      </w:r>
      <w:r>
        <w:rPr>
          <w:rFonts w:ascii="宋体" w:hAnsi="宋体" w:cs="Arial"/>
          <w:sz w:val="21"/>
          <w:szCs w:val="21"/>
          <w:u w:val="single"/>
        </w:rPr>
        <w:t xml:space="preserve">                    </w:t>
      </w:r>
      <w:r>
        <w:rPr>
          <w:rFonts w:hint="eastAsia" w:ascii="宋体" w:hAnsi="宋体" w:cs="Arial"/>
          <w:sz w:val="21"/>
          <w:szCs w:val="21"/>
          <w:u w:val="single"/>
          <w:lang w:val="en-US" w:eastAsia="zh-CN"/>
        </w:rPr>
        <w:t xml:space="preserve">  </w:t>
      </w:r>
    </w:p>
    <w:p w14:paraId="2EBA9940">
      <w:pPr>
        <w:keepNext w:val="0"/>
        <w:keepLines w:val="0"/>
        <w:pageBreakBefore w:val="0"/>
        <w:widowControl w:val="0"/>
        <w:kinsoku/>
        <w:wordWrap/>
        <w:overflowPunct/>
        <w:topLinePunct w:val="0"/>
        <w:autoSpaceDE/>
        <w:autoSpaceDN/>
        <w:bidi w:val="0"/>
        <w:adjustRightInd/>
        <w:snapToGrid/>
        <w:spacing w:line="360" w:lineRule="auto"/>
        <w:ind w:right="0" w:firstLine="420" w:firstLineChars="200"/>
        <w:jc w:val="left"/>
        <w:textAlignment w:val="auto"/>
        <w:rPr>
          <w:rFonts w:ascii="宋体" w:hAnsi="宋体" w:cs="Arial"/>
          <w:sz w:val="21"/>
          <w:szCs w:val="21"/>
        </w:rPr>
      </w:pPr>
      <w:r>
        <w:rPr>
          <w:rFonts w:ascii="宋体" w:hAnsi="宋体" w:cs="Arial"/>
          <w:sz w:val="21"/>
          <w:szCs w:val="21"/>
        </w:rPr>
        <w:t>地</w:t>
      </w:r>
      <w:r>
        <w:rPr>
          <w:rFonts w:hint="eastAsia" w:ascii="宋体" w:hAnsi="宋体" w:cs="Arial"/>
          <w:sz w:val="21"/>
          <w:szCs w:val="21"/>
        </w:rPr>
        <w:t xml:space="preserve"> </w:t>
      </w:r>
      <w:r>
        <w:rPr>
          <w:rFonts w:ascii="宋体" w:hAnsi="宋体" w:cs="Arial"/>
          <w:sz w:val="21"/>
          <w:szCs w:val="21"/>
        </w:rPr>
        <w:t xml:space="preserve">     址</w:t>
      </w:r>
      <w:r>
        <w:rPr>
          <w:rFonts w:hint="eastAsia" w:ascii="宋体" w:hAnsi="宋体" w:cs="Arial"/>
          <w:sz w:val="21"/>
          <w:szCs w:val="21"/>
        </w:rPr>
        <w:t xml:space="preserve">： </w:t>
      </w:r>
      <w:r>
        <w:rPr>
          <w:rFonts w:hint="eastAsia" w:ascii="宋体" w:hAnsi="宋体" w:cs="Arial"/>
          <w:sz w:val="21"/>
          <w:szCs w:val="21"/>
          <w:u w:val="single"/>
        </w:rPr>
        <w:t xml:space="preserve"> </w:t>
      </w:r>
      <w:r>
        <w:rPr>
          <w:rFonts w:hint="eastAsia" w:ascii="宋体" w:hAnsi="宋体" w:cs="Arial"/>
          <w:sz w:val="21"/>
          <w:szCs w:val="21"/>
          <w:u w:val="single"/>
          <w:lang w:val="en-US" w:eastAsia="zh-CN"/>
        </w:rPr>
        <w:t xml:space="preserve">       </w:t>
      </w:r>
      <w:r>
        <w:rPr>
          <w:rFonts w:ascii="宋体" w:hAnsi="宋体" w:cs="Arial"/>
          <w:sz w:val="21"/>
          <w:szCs w:val="21"/>
          <w:u w:val="single"/>
        </w:rPr>
        <w:t xml:space="preserve">                    </w:t>
      </w:r>
      <w:r>
        <w:rPr>
          <w:rFonts w:hint="eastAsia" w:ascii="宋体" w:hAnsi="宋体" w:cs="Arial"/>
          <w:sz w:val="21"/>
          <w:szCs w:val="21"/>
          <w:u w:val="single"/>
          <w:lang w:val="en-US" w:eastAsia="zh-CN"/>
        </w:rPr>
        <w:t xml:space="preserve"> </w:t>
      </w:r>
    </w:p>
    <w:p w14:paraId="49BF999B">
      <w:pPr>
        <w:keepNext w:val="0"/>
        <w:keepLines w:val="0"/>
        <w:pageBreakBefore w:val="0"/>
        <w:widowControl w:val="0"/>
        <w:kinsoku/>
        <w:wordWrap/>
        <w:overflowPunct/>
        <w:topLinePunct w:val="0"/>
        <w:autoSpaceDE/>
        <w:autoSpaceDN/>
        <w:bidi w:val="0"/>
        <w:adjustRightInd/>
        <w:snapToGrid/>
        <w:spacing w:line="360" w:lineRule="auto"/>
        <w:ind w:right="0" w:firstLine="420" w:firstLineChars="200"/>
        <w:jc w:val="left"/>
        <w:textAlignment w:val="auto"/>
        <w:rPr>
          <w:rFonts w:ascii="宋体" w:hAnsi="宋体" w:cs="Arial"/>
          <w:sz w:val="21"/>
          <w:szCs w:val="21"/>
        </w:rPr>
      </w:pPr>
      <w:r>
        <w:rPr>
          <w:rFonts w:ascii="宋体" w:hAnsi="宋体" w:cs="Arial"/>
          <w:sz w:val="21"/>
          <w:szCs w:val="21"/>
        </w:rPr>
        <w:t>联系</w:t>
      </w:r>
      <w:r>
        <w:rPr>
          <w:rFonts w:hint="eastAsia" w:ascii="宋体" w:hAnsi="宋体" w:cs="Arial"/>
          <w:sz w:val="21"/>
          <w:szCs w:val="21"/>
        </w:rPr>
        <w:t xml:space="preserve"> </w:t>
      </w:r>
      <w:r>
        <w:rPr>
          <w:rFonts w:ascii="宋体" w:hAnsi="宋体" w:cs="Arial"/>
          <w:sz w:val="21"/>
          <w:szCs w:val="21"/>
        </w:rPr>
        <w:t>电</w:t>
      </w:r>
      <w:r>
        <w:rPr>
          <w:rFonts w:hint="eastAsia" w:ascii="宋体" w:hAnsi="宋体" w:cs="Arial"/>
          <w:sz w:val="21"/>
          <w:szCs w:val="21"/>
        </w:rPr>
        <w:t xml:space="preserve"> </w:t>
      </w:r>
      <w:r>
        <w:rPr>
          <w:rFonts w:ascii="宋体" w:hAnsi="宋体" w:cs="Arial"/>
          <w:sz w:val="21"/>
          <w:szCs w:val="21"/>
        </w:rPr>
        <w:t>话：</w:t>
      </w:r>
      <w:r>
        <w:rPr>
          <w:rFonts w:hint="eastAsia" w:ascii="宋体" w:hAnsi="宋体" w:cs="Arial"/>
          <w:sz w:val="21"/>
          <w:szCs w:val="21"/>
        </w:rPr>
        <w:t xml:space="preserve"> </w:t>
      </w:r>
      <w:r>
        <w:rPr>
          <w:rFonts w:hint="eastAsia" w:ascii="宋体" w:hAnsi="宋体" w:cs="Arial"/>
          <w:sz w:val="21"/>
          <w:szCs w:val="21"/>
          <w:u w:val="single"/>
        </w:rPr>
        <w:t xml:space="preserve"> </w:t>
      </w:r>
      <w:r>
        <w:rPr>
          <w:rFonts w:hint="eastAsia" w:ascii="宋体" w:hAnsi="宋体" w:cs="Arial"/>
          <w:sz w:val="21"/>
          <w:szCs w:val="21"/>
          <w:u w:val="single"/>
          <w:lang w:val="en-US" w:eastAsia="zh-CN"/>
        </w:rPr>
        <w:t xml:space="preserve">       </w:t>
      </w:r>
      <w:r>
        <w:rPr>
          <w:rFonts w:ascii="宋体" w:hAnsi="宋体" w:cs="Arial"/>
          <w:sz w:val="21"/>
          <w:szCs w:val="21"/>
          <w:u w:val="single"/>
        </w:rPr>
        <w:t xml:space="preserve">                    </w:t>
      </w:r>
      <w:r>
        <w:rPr>
          <w:rFonts w:hint="eastAsia" w:ascii="宋体" w:hAnsi="宋体" w:cs="Arial"/>
          <w:sz w:val="21"/>
          <w:szCs w:val="21"/>
          <w:u w:val="single"/>
          <w:lang w:val="en-US" w:eastAsia="zh-CN"/>
        </w:rPr>
        <w:t xml:space="preserve"> </w:t>
      </w:r>
      <w:r>
        <w:rPr>
          <w:rFonts w:ascii="宋体" w:hAnsi="宋体" w:cs="Arial"/>
          <w:sz w:val="21"/>
          <w:szCs w:val="21"/>
        </w:rPr>
        <w:t xml:space="preserve">  </w:t>
      </w:r>
    </w:p>
    <w:p w14:paraId="3CCA9363">
      <w:pPr>
        <w:keepNext w:val="0"/>
        <w:keepLines w:val="0"/>
        <w:pageBreakBefore w:val="0"/>
        <w:widowControl w:val="0"/>
        <w:kinsoku/>
        <w:wordWrap/>
        <w:overflowPunct/>
        <w:topLinePunct w:val="0"/>
        <w:autoSpaceDE/>
        <w:autoSpaceDN/>
        <w:bidi w:val="0"/>
        <w:adjustRightInd/>
        <w:snapToGrid/>
        <w:spacing w:line="360" w:lineRule="auto"/>
        <w:ind w:right="0" w:firstLine="420" w:firstLineChars="200"/>
        <w:jc w:val="left"/>
        <w:textAlignment w:val="auto"/>
        <w:rPr>
          <w:rFonts w:ascii="宋体" w:hAnsi="宋体" w:cs="Arial"/>
          <w:sz w:val="24"/>
        </w:rPr>
      </w:pPr>
      <w:r>
        <w:rPr>
          <w:rFonts w:ascii="宋体" w:hAnsi="宋体" w:cs="Arial"/>
          <w:sz w:val="21"/>
          <w:szCs w:val="21"/>
        </w:rPr>
        <w:t xml:space="preserve">     </w:t>
      </w:r>
      <w:r>
        <w:rPr>
          <w:rFonts w:ascii="宋体" w:hAnsi="宋体" w:cs="Arial"/>
          <w:sz w:val="24"/>
        </w:rPr>
        <w:t xml:space="preserve"> </w:t>
      </w:r>
    </w:p>
    <w:p w14:paraId="2C4E6FDB">
      <w:pPr>
        <w:pStyle w:val="5"/>
        <w:bidi w:val="0"/>
        <w:rPr>
          <w:rFonts w:hint="eastAsia" w:eastAsia="宋体"/>
          <w:lang w:val="en-US" w:eastAsia="zh-CN"/>
        </w:rPr>
      </w:pPr>
      <w:r>
        <w:rPr>
          <w:rFonts w:hint="eastAsia"/>
        </w:rPr>
        <w:t>根据《中华人民共和国民法典》及其它相关法律法规的有关规定，为明确甲乙双方的权利和义务，经友好协商，就</w:t>
      </w:r>
      <w:r>
        <w:rPr>
          <w:rFonts w:hint="eastAsia"/>
          <w:highlight w:val="none"/>
          <w:u w:val="single"/>
          <w:lang w:val="en-US" w:eastAsia="zh-CN"/>
        </w:rPr>
        <w:t xml:space="preserve">                    </w:t>
      </w:r>
      <w:r>
        <w:rPr>
          <w:rFonts w:hint="eastAsia"/>
        </w:rPr>
        <w:t>项目签订如下购销合同，共同遵守。甲方同意购买、使用乙方产品并接受服务</w:t>
      </w:r>
      <w:r>
        <w:rPr>
          <w:rFonts w:hint="eastAsia"/>
          <w:lang w:val="en-US" w:eastAsia="zh-CN"/>
        </w:rPr>
        <w:t>并</w:t>
      </w:r>
      <w:r>
        <w:rPr>
          <w:rFonts w:hint="eastAsia" w:ascii="Times New Roman" w:hAnsi="Times New Roman" w:eastAsia="宋体" w:cs="Times New Roman"/>
          <w:kern w:val="2"/>
          <w:sz w:val="21"/>
          <w:szCs w:val="20"/>
          <w:lang w:val="en-US" w:eastAsia="zh-CN" w:bidi="ar-SA"/>
        </w:rPr>
        <w:t>达成如下协议</w:t>
      </w:r>
      <w:r>
        <w:rPr>
          <w:rFonts w:hint="eastAsia" w:cs="Times New Roman"/>
          <w:kern w:val="2"/>
          <w:sz w:val="21"/>
          <w:szCs w:val="20"/>
          <w:lang w:val="en-US" w:eastAsia="zh-CN" w:bidi="ar-SA"/>
        </w:rPr>
        <w:t>：</w:t>
      </w:r>
    </w:p>
    <w:p w14:paraId="0AD4D80C">
      <w:pPr>
        <w:pStyle w:val="2"/>
        <w:numPr>
          <w:ilvl w:val="0"/>
          <w:numId w:val="3"/>
        </w:numPr>
        <w:bidi w:val="0"/>
        <w:ind w:left="425" w:leftChars="0" w:hanging="425" w:firstLineChars="0"/>
        <w:rPr>
          <w:rFonts w:hint="eastAsia"/>
        </w:rPr>
      </w:pPr>
      <w:r>
        <w:rPr>
          <w:rFonts w:hint="eastAsia"/>
          <w:lang w:val="en-US" w:eastAsia="zh-CN"/>
        </w:rPr>
        <w:t>定义与合同文件</w:t>
      </w:r>
    </w:p>
    <w:p w14:paraId="602768A7">
      <w:pPr>
        <w:pStyle w:val="5"/>
        <w:bidi w:val="0"/>
        <w:rPr>
          <w:rFonts w:hint="eastAsia"/>
          <w:lang w:val="en-US" w:eastAsia="zh-CN"/>
        </w:rPr>
      </w:pPr>
      <w:r>
        <w:rPr>
          <w:rFonts w:hint="eastAsia"/>
          <w:lang w:val="en-US" w:eastAsia="zh-CN"/>
        </w:rPr>
        <w:t>除⾮另有特别解释或说明，在本合同及与本合同相关的，双⽅另⾏签署的其他⽂件（包括但不限于本合同的附件）中，下述词语均依如下定义进⾏解释：</w:t>
      </w:r>
    </w:p>
    <w:p w14:paraId="133F74B2">
      <w:pPr>
        <w:pStyle w:val="28"/>
        <w:keepNext w:val="0"/>
        <w:keepLines w:val="0"/>
        <w:pageBreakBefore w:val="0"/>
        <w:widowControl w:val="0"/>
        <w:numPr>
          <w:ilvl w:val="1"/>
          <w:numId w:val="4"/>
        </w:numPr>
        <w:kinsoku/>
        <w:wordWrap/>
        <w:overflowPunct/>
        <w:topLinePunct w:val="0"/>
        <w:autoSpaceDE/>
        <w:autoSpaceDN/>
        <w:bidi w:val="0"/>
        <w:adjustRightInd/>
        <w:snapToGrid/>
        <w:ind w:left="0" w:leftChars="0" w:firstLine="420" w:firstLineChars="200"/>
        <w:textAlignment w:val="auto"/>
        <w:rPr>
          <w:rFonts w:hint="eastAsia"/>
          <w:lang w:val="en-US" w:eastAsia="zh-CN"/>
        </w:rPr>
      </w:pPr>
      <w:r>
        <w:rPr>
          <w:rFonts w:hint="eastAsia"/>
          <w:lang w:val="en-US" w:eastAsia="zh-CN"/>
        </w:rPr>
        <w:t>“合同”由正文、附件、双方授权代表签署的订单、补充协议和变更单、</w:t>
      </w:r>
      <w:r>
        <w:rPr>
          <w:rFonts w:hint="eastAsia" w:ascii="Times New Roman" w:hAnsi="Times New Roman" w:eastAsia="宋体" w:cs="Times New Roman"/>
          <w:kern w:val="2"/>
          <w:sz w:val="21"/>
          <w:szCs w:val="20"/>
          <w:lang w:val="en-US" w:eastAsia="zh-CN" w:bidi="ar-SA"/>
        </w:rPr>
        <w:t>双方授权代表签署的补充协议及变更单组成。前述文件约定不一致的，以签署时间较晚且明确替代原约定的文件为准。</w:t>
      </w:r>
    </w:p>
    <w:p w14:paraId="0CD54626">
      <w:pPr>
        <w:pStyle w:val="28"/>
        <w:keepNext w:val="0"/>
        <w:keepLines w:val="0"/>
        <w:pageBreakBefore w:val="0"/>
        <w:widowControl w:val="0"/>
        <w:numPr>
          <w:ilvl w:val="1"/>
          <w:numId w:val="4"/>
        </w:numPr>
        <w:kinsoku/>
        <w:wordWrap/>
        <w:overflowPunct/>
        <w:topLinePunct w:val="0"/>
        <w:autoSpaceDE/>
        <w:autoSpaceDN/>
        <w:bidi w:val="0"/>
        <w:adjustRightInd/>
        <w:snapToGrid/>
        <w:ind w:left="0" w:leftChars="0" w:firstLine="420" w:firstLineChars="200"/>
        <w:textAlignment w:val="auto"/>
        <w:rPr>
          <w:rFonts w:hint="eastAsia"/>
          <w:lang w:val="en-US" w:eastAsia="zh-CN"/>
        </w:rPr>
      </w:pPr>
      <w:r>
        <w:rPr>
          <w:rFonts w:hint="eastAsia"/>
          <w:lang w:val="en-US" w:eastAsia="zh-CN"/>
        </w:rPr>
        <w:t>“附件”是指与本合同的订⽴、履⾏有关的，经甲⼄双⽅认可的，对本合同约定的内容进⾏细化、补充、修改、变更的⽂件等资料。</w:t>
      </w:r>
    </w:p>
    <w:p w14:paraId="63906179">
      <w:pPr>
        <w:pStyle w:val="28"/>
        <w:keepNext w:val="0"/>
        <w:keepLines w:val="0"/>
        <w:pageBreakBefore w:val="0"/>
        <w:widowControl w:val="0"/>
        <w:numPr>
          <w:ilvl w:val="1"/>
          <w:numId w:val="4"/>
        </w:numPr>
        <w:kinsoku/>
        <w:wordWrap/>
        <w:overflowPunct/>
        <w:topLinePunct w:val="0"/>
        <w:autoSpaceDE/>
        <w:autoSpaceDN/>
        <w:bidi w:val="0"/>
        <w:adjustRightInd/>
        <w:snapToGrid/>
        <w:ind w:left="0" w:leftChars="0" w:firstLine="420" w:firstLineChars="200"/>
        <w:textAlignment w:val="auto"/>
        <w:rPr>
          <w:rFonts w:hint="eastAsia"/>
          <w:lang w:val="en-US" w:eastAsia="zh-CN"/>
        </w:rPr>
      </w:pPr>
      <w:r>
        <w:rPr>
          <w:rFonts w:hint="eastAsia"/>
          <w:lang w:val="en-US" w:eastAsia="zh-CN"/>
        </w:rPr>
        <w:t>“交付”指⼄⽅在双⽅规定的⽇期内交付合同软件产品的⾏为。</w:t>
      </w:r>
    </w:p>
    <w:p w14:paraId="3533C1A8">
      <w:pPr>
        <w:pStyle w:val="28"/>
        <w:keepNext w:val="0"/>
        <w:keepLines w:val="0"/>
        <w:pageBreakBefore w:val="0"/>
        <w:widowControl w:val="0"/>
        <w:numPr>
          <w:ilvl w:val="1"/>
          <w:numId w:val="4"/>
        </w:numPr>
        <w:kinsoku/>
        <w:wordWrap/>
        <w:overflowPunct/>
        <w:topLinePunct w:val="0"/>
        <w:autoSpaceDE/>
        <w:autoSpaceDN/>
        <w:bidi w:val="0"/>
        <w:adjustRightInd/>
        <w:snapToGrid/>
        <w:ind w:left="0" w:leftChars="0" w:firstLine="420" w:firstLineChars="200"/>
        <w:textAlignment w:val="auto"/>
        <w:rPr>
          <w:rFonts w:hint="eastAsia"/>
          <w:lang w:val="en-US" w:eastAsia="zh-CN"/>
        </w:rPr>
      </w:pPr>
      <w:r>
        <w:rPr>
          <w:rFonts w:hint="eastAsia"/>
          <w:lang w:val="en-US" w:eastAsia="zh-CN"/>
        </w:rPr>
        <w:t>“技术服务”本</w:t>
      </w:r>
      <w:r>
        <w:rPr>
          <w:rFonts w:hint="eastAsia" w:ascii="Times New Roman" w:hAnsi="Times New Roman" w:eastAsia="宋体" w:cs="Times New Roman"/>
          <w:kern w:val="2"/>
          <w:sz w:val="21"/>
          <w:szCs w:val="20"/>
          <w:lang w:val="en-US" w:eastAsia="zh-CN" w:bidi="ar-SA"/>
        </w:rPr>
        <w:t>合同所指技术服务是指服务方以其技术知识、技能为委托方进行的本合同所要求的服务，具体详见第</w:t>
      </w:r>
      <w:r>
        <w:rPr>
          <w:rFonts w:hint="eastAsia" w:cs="Times New Roman"/>
          <w:kern w:val="2"/>
          <w:sz w:val="21"/>
          <w:szCs w:val="20"/>
          <w:lang w:val="en-US" w:eastAsia="zh-CN" w:bidi="ar-SA"/>
        </w:rPr>
        <w:t>二</w:t>
      </w:r>
      <w:r>
        <w:rPr>
          <w:rFonts w:hint="eastAsia" w:ascii="Times New Roman" w:hAnsi="Times New Roman" w:eastAsia="宋体" w:cs="Times New Roman"/>
          <w:kern w:val="2"/>
          <w:sz w:val="21"/>
          <w:szCs w:val="20"/>
          <w:lang w:val="en-US" w:eastAsia="zh-CN" w:bidi="ar-SA"/>
        </w:rPr>
        <w:t>条</w:t>
      </w:r>
      <w:r>
        <w:rPr>
          <w:rFonts w:hint="eastAsia" w:cs="Times New Roman"/>
          <w:kern w:val="2"/>
          <w:sz w:val="21"/>
          <w:szCs w:val="20"/>
          <w:lang w:val="en-US" w:eastAsia="zh-CN" w:bidi="ar-SA"/>
        </w:rPr>
        <w:t>第3款</w:t>
      </w:r>
      <w:r>
        <w:rPr>
          <w:rFonts w:hint="eastAsia" w:ascii="Times New Roman" w:hAnsi="Times New Roman" w:eastAsia="宋体" w:cs="Times New Roman"/>
          <w:kern w:val="2"/>
          <w:sz w:val="21"/>
          <w:szCs w:val="20"/>
          <w:lang w:val="en-US" w:eastAsia="zh-CN" w:bidi="ar-SA"/>
        </w:rPr>
        <w:t>技术服务内容</w:t>
      </w:r>
      <w:r>
        <w:rPr>
          <w:rFonts w:hint="eastAsia"/>
          <w:lang w:val="en-US" w:eastAsia="zh-CN"/>
        </w:rPr>
        <w:t>。</w:t>
      </w:r>
    </w:p>
    <w:p w14:paraId="6441356F">
      <w:pPr>
        <w:pStyle w:val="28"/>
        <w:keepNext w:val="0"/>
        <w:keepLines w:val="0"/>
        <w:pageBreakBefore w:val="0"/>
        <w:widowControl w:val="0"/>
        <w:numPr>
          <w:ilvl w:val="1"/>
          <w:numId w:val="4"/>
        </w:numPr>
        <w:kinsoku/>
        <w:wordWrap/>
        <w:overflowPunct/>
        <w:topLinePunct w:val="0"/>
        <w:autoSpaceDE/>
        <w:autoSpaceDN/>
        <w:bidi w:val="0"/>
        <w:adjustRightInd/>
        <w:snapToGrid/>
        <w:ind w:left="0" w:leftChars="0" w:firstLine="420" w:firstLineChars="200"/>
        <w:textAlignment w:val="auto"/>
        <w:rPr>
          <w:rFonts w:hint="eastAsia" w:ascii="Times New Roman" w:hAnsi="Times New Roman" w:eastAsia="宋体" w:cs="Times New Roman"/>
          <w:kern w:val="2"/>
          <w:sz w:val="21"/>
          <w:szCs w:val="24"/>
          <w:lang w:val="en-US" w:eastAsia="zh-CN" w:bidi="ar-SA"/>
        </w:rPr>
      </w:pPr>
      <w:r>
        <w:rPr>
          <w:rFonts w:hint="eastAsia"/>
          <w:lang w:val="en-US" w:eastAsia="zh-CN"/>
        </w:rPr>
        <w:t>“法律、法规”是指由中国有关部⻔制定的法律、⾏政法规、地⽅性法规、规章及其他规范性⽂件以及经全国⼈⺠代表⼤会常务委员会批准的中国缔结、参加的国际条（公）约的有关规定</w:t>
      </w:r>
    </w:p>
    <w:p w14:paraId="0492E945">
      <w:pPr>
        <w:pStyle w:val="28"/>
        <w:keepNext w:val="0"/>
        <w:keepLines w:val="0"/>
        <w:pageBreakBefore w:val="0"/>
        <w:widowControl w:val="0"/>
        <w:numPr>
          <w:ilvl w:val="1"/>
          <w:numId w:val="4"/>
        </w:numPr>
        <w:kinsoku/>
        <w:wordWrap/>
        <w:overflowPunct/>
        <w:topLinePunct w:val="0"/>
        <w:autoSpaceDE/>
        <w:autoSpaceDN/>
        <w:bidi w:val="0"/>
        <w:adjustRightInd/>
        <w:snapToGrid/>
        <w:ind w:left="0" w:leftChars="0" w:firstLine="420" w:firstLineChars="200"/>
        <w:textAlignment w:val="auto"/>
        <w:rPr>
          <w:rFonts w:hint="eastAsia"/>
          <w:highlight w:val="lightGray"/>
          <w:lang w:val="en-US" w:eastAsia="zh-CN"/>
        </w:rPr>
      </w:pPr>
      <w:r>
        <w:rPr>
          <w:rFonts w:hint="eastAsia" w:ascii="Times New Roman" w:hAnsi="Times New Roman" w:eastAsia="宋体" w:cs="Times New Roman"/>
          <w:kern w:val="2"/>
          <w:sz w:val="21"/>
          <w:szCs w:val="20"/>
          <w:highlight w:val="lightGray"/>
          <w:lang w:val="en-US" w:eastAsia="zh-CN" w:bidi="ar-SA"/>
        </w:rPr>
        <w:t>“FastGP</w:t>
      </w:r>
      <w:r>
        <w:rPr>
          <w:rFonts w:hint="eastAsia"/>
          <w:highlight w:val="lightGray"/>
          <w:lang w:val="en-US" w:eastAsia="zh-CN"/>
        </w:rPr>
        <w:t>T”是乙方自主研发的具有独立知识产权的产品，</w:t>
      </w:r>
      <w:r>
        <w:rPr>
          <w:rFonts w:hint="eastAsia" w:ascii="Times New Roman" w:hAnsi="Times New Roman" w:eastAsia="宋体" w:cs="Times New Roman"/>
          <w:kern w:val="2"/>
          <w:sz w:val="21"/>
          <w:szCs w:val="24"/>
          <w:highlight w:val="lightGray"/>
          <w:lang w:val="en-US" w:eastAsia="zh-CN" w:bidi="ar-SA"/>
        </w:rPr>
        <w:t>是一个基于大语言模型的 AI Agent 应用开发平台，集知识库问答、可视化工作流、Agent 编排、工具调用和技能扩展于一体，让开发者</w:t>
      </w:r>
      <w:r>
        <w:rPr>
          <w:highlight w:val="lightGray"/>
        </w:rPr>
        <w:commentReference w:id="0"/>
      </w:r>
      <w:r>
        <w:rPr>
          <w:rFonts w:hint="eastAsia" w:ascii="Times New Roman" w:hAnsi="Times New Roman" w:eastAsia="宋体" w:cs="Times New Roman"/>
          <w:kern w:val="2"/>
          <w:sz w:val="21"/>
          <w:szCs w:val="24"/>
          <w:highlight w:val="lightGray"/>
          <w:lang w:val="en-US" w:eastAsia="zh-CN" w:bidi="ar-SA"/>
        </w:rPr>
        <w:t>和业务人员都能快速构建专属 AI 应用。</w:t>
      </w:r>
    </w:p>
    <w:p w14:paraId="51A30ED3">
      <w:pPr>
        <w:pStyle w:val="2"/>
        <w:numPr>
          <w:ilvl w:val="0"/>
          <w:numId w:val="3"/>
        </w:numPr>
        <w:bidi w:val="0"/>
        <w:ind w:left="425" w:leftChars="0" w:hanging="425" w:firstLineChars="0"/>
        <w:rPr>
          <w:rFonts w:hint="eastAsia" w:cs="Times New Roman"/>
          <w:lang w:val="en-US" w:eastAsia="zh-CN"/>
        </w:rPr>
      </w:pPr>
      <w:r>
        <w:rPr>
          <w:rFonts w:hint="eastAsia" w:cs="Times New Roman"/>
          <w:lang w:val="en-US" w:eastAsia="zh-CN"/>
        </w:rPr>
        <w:t>软件产品及服务内容</w:t>
      </w:r>
    </w:p>
    <w:p w14:paraId="15395A57">
      <w:pPr>
        <w:pStyle w:val="28"/>
        <w:keepNext w:val="0"/>
        <w:keepLines w:val="0"/>
        <w:pageBreakBefore w:val="0"/>
        <w:widowControl w:val="0"/>
        <w:numPr>
          <w:ilvl w:val="1"/>
          <w:numId w:val="3"/>
        </w:numPr>
        <w:kinsoku/>
        <w:wordWrap/>
        <w:overflowPunct/>
        <w:topLinePunct w:val="0"/>
        <w:autoSpaceDE/>
        <w:autoSpaceDN/>
        <w:bidi w:val="0"/>
        <w:adjustRightInd/>
        <w:snapToGrid/>
        <w:ind w:left="0" w:leftChars="0" w:firstLine="420" w:firstLineChars="200"/>
        <w:textAlignment w:val="auto"/>
        <w:rPr>
          <w:rFonts w:hint="eastAsia"/>
          <w:lang w:val="en-US" w:eastAsia="zh-CN"/>
        </w:rPr>
      </w:pPr>
      <w:r>
        <w:rPr>
          <w:rFonts w:hint="eastAsia"/>
          <w:lang w:val="en-US" w:eastAsia="zh-CN"/>
        </w:rPr>
        <w:t>本次乙方提供的交付产品包含下列几种（请勾选）：</w:t>
      </w:r>
    </w:p>
    <w:p w14:paraId="19790F3E">
      <w:pPr>
        <w:keepNext w:val="0"/>
        <w:keepLines w:val="0"/>
        <w:pageBreakBefore w:val="0"/>
        <w:widowControl w:val="0"/>
        <w:suppressLineNumbers w:val="0"/>
        <w:tabs>
          <w:tab w:val="left" w:pos="720"/>
        </w:tabs>
        <w:kinsoku/>
        <w:wordWrap/>
        <w:overflowPunct/>
        <w:topLinePunct w:val="0"/>
        <w:autoSpaceDE/>
        <w:autoSpaceDN/>
        <w:bidi w:val="0"/>
        <w:adjustRightInd/>
        <w:snapToGrid/>
        <w:spacing w:before="0" w:beforeAutospacing="0" w:afterAutospacing="0" w:line="360" w:lineRule="auto"/>
        <w:ind w:left="420" w:leftChars="200" w:right="0" w:rightChars="0" w:firstLine="420" w:firstLineChars="200"/>
        <w:jc w:val="both"/>
        <w:textAlignment w:val="auto"/>
        <w:rPr>
          <w:rFonts w:hint="eastAsia" w:ascii="Times New Roman" w:hAnsi="Times New Roman" w:eastAsia="宋体" w:cs="Times New Roman"/>
          <w:kern w:val="2"/>
          <w:sz w:val="21"/>
          <w:szCs w:val="20"/>
          <w:lang w:val="en-US" w:eastAsia="zh-CN" w:bidi="ar-SA"/>
        </w:rPr>
      </w:pPr>
      <w:r>
        <w:rPr>
          <w:rFonts w:hint="eastAsia" w:ascii="Times New Roman" w:hAnsi="Times New Roman" w:eastAsia="宋体" w:cs="Times New Roman"/>
          <w:kern w:val="2"/>
          <w:sz w:val="21"/>
          <w:szCs w:val="20"/>
          <w:lang w:val="en-US" w:eastAsia="zh-CN" w:bidi="ar-SA"/>
        </w:rPr>
        <w:t>□标准版FastGPT-买断；</w:t>
      </w:r>
    </w:p>
    <w:p w14:paraId="2C72D1D3">
      <w:pPr>
        <w:keepNext w:val="0"/>
        <w:keepLines w:val="0"/>
        <w:pageBreakBefore w:val="0"/>
        <w:widowControl w:val="0"/>
        <w:suppressLineNumbers w:val="0"/>
        <w:tabs>
          <w:tab w:val="left" w:pos="720"/>
        </w:tabs>
        <w:kinsoku/>
        <w:wordWrap/>
        <w:overflowPunct/>
        <w:topLinePunct w:val="0"/>
        <w:autoSpaceDE/>
        <w:autoSpaceDN/>
        <w:bidi w:val="0"/>
        <w:adjustRightInd/>
        <w:snapToGrid/>
        <w:spacing w:before="0" w:beforeAutospacing="0" w:afterAutospacing="0" w:line="360" w:lineRule="auto"/>
        <w:ind w:left="420" w:leftChars="200" w:right="0" w:rightChars="0" w:firstLine="420" w:firstLineChars="200"/>
        <w:jc w:val="both"/>
        <w:textAlignment w:val="auto"/>
        <w:rPr>
          <w:rFonts w:hint="eastAsia" w:ascii="Times New Roman" w:hAnsi="Times New Roman" w:eastAsia="宋体" w:cs="Times New Roman"/>
          <w:kern w:val="2"/>
          <w:sz w:val="21"/>
          <w:szCs w:val="20"/>
          <w:lang w:val="en-US" w:eastAsia="zh-CN" w:bidi="ar-SA"/>
        </w:rPr>
      </w:pPr>
      <w:r>
        <w:rPr>
          <w:rFonts w:hint="eastAsia" w:ascii="Times New Roman" w:hAnsi="Times New Roman" w:eastAsia="宋体" w:cs="Times New Roman"/>
          <w:kern w:val="2"/>
          <w:sz w:val="21"/>
          <w:szCs w:val="20"/>
          <w:lang w:val="en-US" w:eastAsia="zh-CN" w:bidi="ar-SA"/>
        </w:rPr>
        <w:t>□标准版FastGPT-</w:t>
      </w:r>
      <w:r>
        <w:rPr>
          <w:rFonts w:hint="eastAsia" w:eastAsia="宋体" w:cs="Times New Roman"/>
          <w:kern w:val="2"/>
          <w:sz w:val="21"/>
          <w:szCs w:val="20"/>
          <w:lang w:val="en-US" w:eastAsia="zh-CN" w:bidi="ar-SA"/>
        </w:rPr>
        <w:t>订阅</w:t>
      </w:r>
      <w:r>
        <w:rPr>
          <w:rFonts w:hint="eastAsia" w:ascii="Times New Roman" w:hAnsi="Times New Roman" w:eastAsia="宋体" w:cs="Times New Roman"/>
          <w:kern w:val="2"/>
          <w:sz w:val="21"/>
          <w:szCs w:val="20"/>
          <w:lang w:val="en-US" w:eastAsia="zh-CN" w:bidi="ar-SA"/>
        </w:rPr>
        <w:t>；</w:t>
      </w:r>
    </w:p>
    <w:p w14:paraId="2BBE3D6B">
      <w:pPr>
        <w:keepNext w:val="0"/>
        <w:keepLines w:val="0"/>
        <w:pageBreakBefore w:val="0"/>
        <w:widowControl w:val="0"/>
        <w:suppressLineNumbers w:val="0"/>
        <w:tabs>
          <w:tab w:val="left" w:pos="720"/>
        </w:tabs>
        <w:kinsoku/>
        <w:wordWrap/>
        <w:overflowPunct/>
        <w:topLinePunct w:val="0"/>
        <w:autoSpaceDE/>
        <w:autoSpaceDN/>
        <w:bidi w:val="0"/>
        <w:adjustRightInd/>
        <w:snapToGrid/>
        <w:spacing w:before="0" w:beforeAutospacing="0" w:afterAutospacing="0" w:line="360" w:lineRule="auto"/>
        <w:ind w:left="420" w:leftChars="200" w:right="0" w:rightChars="0" w:firstLine="420" w:firstLineChars="200"/>
        <w:jc w:val="both"/>
        <w:textAlignment w:val="auto"/>
        <w:rPr>
          <w:rFonts w:hint="eastAsia" w:ascii="Times New Roman" w:hAnsi="Times New Roman" w:eastAsia="宋体" w:cs="Times New Roman"/>
          <w:kern w:val="2"/>
          <w:sz w:val="21"/>
          <w:szCs w:val="20"/>
          <w:lang w:val="en-US" w:eastAsia="zh-CN" w:bidi="ar-SA"/>
        </w:rPr>
      </w:pPr>
      <w:r>
        <w:rPr>
          <w:rFonts w:hint="eastAsia" w:ascii="Times New Roman" w:hAnsi="Times New Roman" w:eastAsia="宋体" w:cs="Times New Roman"/>
          <w:kern w:val="2"/>
          <w:sz w:val="21"/>
          <w:szCs w:val="20"/>
          <w:lang w:val="en-US" w:eastAsia="zh-CN" w:bidi="ar-SA"/>
        </w:rPr>
        <w:t>□</w:t>
      </w:r>
      <w:r>
        <w:rPr>
          <w:rFonts w:hint="eastAsia" w:eastAsia="宋体" w:cs="Times New Roman"/>
          <w:kern w:val="2"/>
          <w:sz w:val="21"/>
          <w:szCs w:val="20"/>
          <w:lang w:val="en-US" w:eastAsia="zh-CN" w:bidi="ar-SA"/>
        </w:rPr>
        <w:t>专业</w:t>
      </w:r>
      <w:r>
        <w:rPr>
          <w:rFonts w:hint="eastAsia" w:ascii="Times New Roman" w:hAnsi="Times New Roman" w:eastAsia="宋体" w:cs="Times New Roman"/>
          <w:kern w:val="2"/>
          <w:sz w:val="21"/>
          <w:szCs w:val="20"/>
          <w:lang w:val="en-US" w:eastAsia="zh-CN" w:bidi="ar-SA"/>
        </w:rPr>
        <w:t>版FastGPT-买断；</w:t>
      </w:r>
    </w:p>
    <w:p w14:paraId="37173567">
      <w:pPr>
        <w:keepNext w:val="0"/>
        <w:keepLines w:val="0"/>
        <w:pageBreakBefore w:val="0"/>
        <w:widowControl w:val="0"/>
        <w:suppressLineNumbers w:val="0"/>
        <w:tabs>
          <w:tab w:val="left" w:pos="720"/>
        </w:tabs>
        <w:kinsoku/>
        <w:wordWrap/>
        <w:overflowPunct/>
        <w:topLinePunct w:val="0"/>
        <w:autoSpaceDE/>
        <w:autoSpaceDN/>
        <w:bidi w:val="0"/>
        <w:adjustRightInd/>
        <w:snapToGrid/>
        <w:spacing w:before="0" w:beforeAutospacing="0" w:afterAutospacing="0" w:line="360" w:lineRule="auto"/>
        <w:ind w:left="420" w:leftChars="200" w:right="0" w:rightChars="0" w:firstLine="420" w:firstLineChars="200"/>
        <w:jc w:val="both"/>
        <w:textAlignment w:val="auto"/>
        <w:rPr>
          <w:rFonts w:hint="eastAsia" w:ascii="Times New Roman" w:hAnsi="Times New Roman" w:eastAsia="宋体" w:cs="Times New Roman"/>
          <w:kern w:val="2"/>
          <w:sz w:val="21"/>
          <w:szCs w:val="20"/>
          <w:lang w:val="en-US" w:eastAsia="zh-CN" w:bidi="ar-SA"/>
        </w:rPr>
      </w:pPr>
      <w:r>
        <w:rPr>
          <w:rFonts w:hint="eastAsia" w:ascii="Times New Roman" w:hAnsi="Times New Roman" w:eastAsia="宋体" w:cs="Times New Roman"/>
          <w:kern w:val="2"/>
          <w:sz w:val="21"/>
          <w:szCs w:val="20"/>
          <w:lang w:val="en-US" w:eastAsia="zh-CN" w:bidi="ar-SA"/>
        </w:rPr>
        <w:t>□</w:t>
      </w:r>
      <w:r>
        <w:rPr>
          <w:rFonts w:hint="eastAsia" w:eastAsia="宋体" w:cs="Times New Roman"/>
          <w:kern w:val="2"/>
          <w:sz w:val="21"/>
          <w:szCs w:val="20"/>
          <w:lang w:val="en-US" w:eastAsia="zh-CN" w:bidi="ar-SA"/>
        </w:rPr>
        <w:t>专业</w:t>
      </w:r>
      <w:r>
        <w:rPr>
          <w:rFonts w:hint="eastAsia" w:ascii="Times New Roman" w:hAnsi="Times New Roman" w:eastAsia="宋体" w:cs="Times New Roman"/>
          <w:kern w:val="2"/>
          <w:sz w:val="21"/>
          <w:szCs w:val="20"/>
          <w:lang w:val="en-US" w:eastAsia="zh-CN" w:bidi="ar-SA"/>
        </w:rPr>
        <w:t>版FastGPT-</w:t>
      </w:r>
      <w:r>
        <w:rPr>
          <w:rFonts w:hint="eastAsia" w:eastAsia="宋体" w:cs="Times New Roman"/>
          <w:kern w:val="2"/>
          <w:sz w:val="21"/>
          <w:szCs w:val="20"/>
          <w:lang w:val="en-US" w:eastAsia="zh-CN" w:bidi="ar-SA"/>
        </w:rPr>
        <w:t>订阅</w:t>
      </w:r>
      <w:r>
        <w:rPr>
          <w:rFonts w:hint="eastAsia" w:ascii="Times New Roman" w:hAnsi="Times New Roman" w:eastAsia="宋体" w:cs="Times New Roman"/>
          <w:kern w:val="2"/>
          <w:sz w:val="21"/>
          <w:szCs w:val="20"/>
          <w:lang w:val="en-US" w:eastAsia="zh-CN" w:bidi="ar-SA"/>
        </w:rPr>
        <w:t>；</w:t>
      </w:r>
    </w:p>
    <w:p w14:paraId="2C1A675D">
      <w:pPr>
        <w:keepNext w:val="0"/>
        <w:keepLines w:val="0"/>
        <w:pageBreakBefore w:val="0"/>
        <w:widowControl w:val="0"/>
        <w:suppressLineNumbers w:val="0"/>
        <w:tabs>
          <w:tab w:val="left" w:pos="720"/>
        </w:tabs>
        <w:kinsoku/>
        <w:wordWrap/>
        <w:overflowPunct/>
        <w:topLinePunct w:val="0"/>
        <w:autoSpaceDE/>
        <w:autoSpaceDN/>
        <w:bidi w:val="0"/>
        <w:adjustRightInd/>
        <w:snapToGrid/>
        <w:spacing w:before="0" w:beforeAutospacing="0" w:afterAutospacing="0" w:line="360" w:lineRule="auto"/>
        <w:ind w:left="420" w:leftChars="200" w:right="0" w:rightChars="0" w:firstLine="420" w:firstLineChars="200"/>
        <w:jc w:val="both"/>
        <w:textAlignment w:val="auto"/>
        <w:rPr>
          <w:rFonts w:hint="eastAsia" w:ascii="Times New Roman" w:hAnsi="Times New Roman" w:eastAsia="宋体" w:cs="Times New Roman"/>
          <w:kern w:val="2"/>
          <w:sz w:val="21"/>
          <w:szCs w:val="20"/>
          <w:lang w:val="en-US" w:eastAsia="zh-CN" w:bidi="ar-SA"/>
        </w:rPr>
      </w:pPr>
      <w:r>
        <w:rPr>
          <w:rFonts w:hint="eastAsia" w:ascii="Times New Roman" w:hAnsi="Times New Roman" w:eastAsia="宋体" w:cs="Times New Roman"/>
          <w:kern w:val="2"/>
          <w:sz w:val="21"/>
          <w:szCs w:val="20"/>
          <w:lang w:val="en-US" w:eastAsia="zh-CN" w:bidi="ar-SA"/>
        </w:rPr>
        <w:t>□</w:t>
      </w:r>
      <w:r>
        <w:rPr>
          <w:rFonts w:hint="eastAsia" w:eastAsia="宋体" w:cs="Times New Roman"/>
          <w:kern w:val="2"/>
          <w:sz w:val="21"/>
          <w:szCs w:val="20"/>
          <w:lang w:val="en-US" w:eastAsia="zh-CN" w:bidi="ar-SA"/>
        </w:rPr>
        <w:t>旗舰</w:t>
      </w:r>
      <w:r>
        <w:rPr>
          <w:rFonts w:hint="eastAsia" w:ascii="Times New Roman" w:hAnsi="Times New Roman" w:eastAsia="宋体" w:cs="Times New Roman"/>
          <w:kern w:val="2"/>
          <w:sz w:val="21"/>
          <w:szCs w:val="20"/>
          <w:lang w:val="en-US" w:eastAsia="zh-CN" w:bidi="ar-SA"/>
        </w:rPr>
        <w:t>版FastGPT-买断；</w:t>
      </w:r>
    </w:p>
    <w:p w14:paraId="4C27946E">
      <w:pPr>
        <w:keepNext w:val="0"/>
        <w:keepLines w:val="0"/>
        <w:pageBreakBefore w:val="0"/>
        <w:widowControl w:val="0"/>
        <w:suppressLineNumbers w:val="0"/>
        <w:tabs>
          <w:tab w:val="left" w:pos="720"/>
        </w:tabs>
        <w:kinsoku/>
        <w:wordWrap/>
        <w:overflowPunct/>
        <w:topLinePunct w:val="0"/>
        <w:autoSpaceDE/>
        <w:autoSpaceDN/>
        <w:bidi w:val="0"/>
        <w:adjustRightInd/>
        <w:snapToGrid/>
        <w:spacing w:before="0" w:beforeAutospacing="0" w:afterAutospacing="0" w:line="360" w:lineRule="auto"/>
        <w:ind w:left="420" w:leftChars="200" w:right="0" w:rightChars="0" w:firstLine="420" w:firstLineChars="200"/>
        <w:jc w:val="both"/>
        <w:textAlignment w:val="auto"/>
        <w:rPr>
          <w:rFonts w:hint="eastAsia" w:ascii="Times New Roman" w:hAnsi="Times New Roman" w:eastAsia="宋体" w:cs="Times New Roman"/>
          <w:kern w:val="2"/>
          <w:sz w:val="21"/>
          <w:szCs w:val="20"/>
          <w:lang w:val="en-US" w:eastAsia="zh-CN" w:bidi="ar-SA"/>
        </w:rPr>
      </w:pPr>
      <w:r>
        <w:rPr>
          <w:rFonts w:hint="eastAsia" w:ascii="Times New Roman" w:hAnsi="Times New Roman" w:eastAsia="宋体" w:cs="Times New Roman"/>
          <w:kern w:val="2"/>
          <w:sz w:val="21"/>
          <w:szCs w:val="20"/>
          <w:lang w:val="en-US" w:eastAsia="zh-CN" w:bidi="ar-SA"/>
        </w:rPr>
        <w:t>□</w:t>
      </w:r>
      <w:r>
        <w:rPr>
          <w:rFonts w:hint="eastAsia" w:eastAsia="宋体" w:cs="Times New Roman"/>
          <w:kern w:val="2"/>
          <w:sz w:val="21"/>
          <w:szCs w:val="20"/>
          <w:lang w:val="en-US" w:eastAsia="zh-CN" w:bidi="ar-SA"/>
        </w:rPr>
        <w:t>旗舰</w:t>
      </w:r>
      <w:r>
        <w:rPr>
          <w:rFonts w:hint="eastAsia" w:ascii="Times New Roman" w:hAnsi="Times New Roman" w:eastAsia="宋体" w:cs="Times New Roman"/>
          <w:kern w:val="2"/>
          <w:sz w:val="21"/>
          <w:szCs w:val="20"/>
          <w:lang w:val="en-US" w:eastAsia="zh-CN" w:bidi="ar-SA"/>
        </w:rPr>
        <w:t>版FastGPT-</w:t>
      </w:r>
      <w:r>
        <w:rPr>
          <w:rFonts w:hint="eastAsia" w:eastAsia="宋体" w:cs="Times New Roman"/>
          <w:kern w:val="2"/>
          <w:sz w:val="21"/>
          <w:szCs w:val="20"/>
          <w:lang w:val="en-US" w:eastAsia="zh-CN" w:bidi="ar-SA"/>
        </w:rPr>
        <w:t>订阅</w:t>
      </w:r>
      <w:r>
        <w:rPr>
          <w:rFonts w:hint="eastAsia" w:ascii="Times New Roman" w:hAnsi="Times New Roman" w:eastAsia="宋体" w:cs="Times New Roman"/>
          <w:kern w:val="2"/>
          <w:sz w:val="21"/>
          <w:szCs w:val="20"/>
          <w:lang w:val="en-US" w:eastAsia="zh-CN" w:bidi="ar-SA"/>
        </w:rPr>
        <w:t>；</w:t>
      </w:r>
    </w:p>
    <w:p w14:paraId="3D66A07E">
      <w:pPr>
        <w:keepNext w:val="0"/>
        <w:keepLines w:val="0"/>
        <w:pageBreakBefore w:val="0"/>
        <w:widowControl w:val="0"/>
        <w:suppressLineNumbers w:val="0"/>
        <w:tabs>
          <w:tab w:val="left" w:pos="720"/>
        </w:tabs>
        <w:kinsoku/>
        <w:wordWrap/>
        <w:overflowPunct/>
        <w:topLinePunct w:val="0"/>
        <w:autoSpaceDE/>
        <w:autoSpaceDN/>
        <w:bidi w:val="0"/>
        <w:adjustRightInd/>
        <w:snapToGrid/>
        <w:spacing w:before="0" w:beforeAutospacing="0" w:afterAutospacing="0" w:line="360" w:lineRule="auto"/>
        <w:ind w:left="420" w:leftChars="200" w:right="0" w:rightChars="0" w:firstLine="420" w:firstLineChars="200"/>
        <w:jc w:val="both"/>
        <w:textAlignment w:val="auto"/>
        <w:rPr>
          <w:rFonts w:hint="eastAsia"/>
          <w:lang w:val="en-US" w:eastAsia="zh-CN"/>
        </w:rPr>
      </w:pPr>
      <w:r>
        <w:rPr>
          <w:rFonts w:hint="default" w:ascii="Times New Roman" w:hAnsi="Times New Roman" w:eastAsia="宋体" w:cs="Times New Roman"/>
          <w:kern w:val="2"/>
          <w:sz w:val="21"/>
          <w:szCs w:val="20"/>
          <w:lang w:val="en-US" w:eastAsia="zh-CN" w:bidi="ar-SA"/>
        </w:rPr>
        <w:sym w:font="Wingdings 2" w:char="00A3"/>
      </w:r>
      <w:r>
        <w:rPr>
          <w:rFonts w:hint="eastAsia" w:ascii="Times New Roman" w:hAnsi="Times New Roman" w:eastAsia="宋体" w:cs="Times New Roman"/>
          <w:kern w:val="2"/>
          <w:sz w:val="21"/>
          <w:szCs w:val="20"/>
          <w:lang w:val="en-US" w:eastAsia="zh-CN" w:bidi="ar-SA"/>
        </w:rPr>
        <w:t>其他软件版本：</w:t>
      </w:r>
      <w:r>
        <w:rPr>
          <w:rFonts w:hint="eastAsia" w:ascii="Times New Roman" w:hAnsi="Times New Roman" w:eastAsia="宋体" w:cs="Times New Roman"/>
          <w:kern w:val="2"/>
          <w:sz w:val="21"/>
          <w:szCs w:val="20"/>
          <w:u w:val="single"/>
          <w:lang w:val="en-US" w:eastAsia="zh-CN" w:bidi="ar-SA"/>
        </w:rPr>
        <w:t xml:space="preserve">              </w:t>
      </w:r>
      <w:r>
        <w:rPr>
          <w:rFonts w:hint="eastAsia" w:ascii="Times New Roman" w:hAnsi="Times New Roman" w:eastAsia="宋体" w:cs="Times New Roman"/>
          <w:kern w:val="2"/>
          <w:sz w:val="21"/>
          <w:szCs w:val="20"/>
          <w:lang w:val="en-US" w:eastAsia="zh-CN" w:bidi="ar-SA"/>
        </w:rPr>
        <w:t>；</w:t>
      </w:r>
    </w:p>
    <w:p w14:paraId="76457E96">
      <w:pPr>
        <w:pStyle w:val="28"/>
        <w:keepNext w:val="0"/>
        <w:keepLines w:val="0"/>
        <w:pageBreakBefore w:val="0"/>
        <w:widowControl w:val="0"/>
        <w:numPr>
          <w:ilvl w:val="1"/>
          <w:numId w:val="3"/>
        </w:numPr>
        <w:kinsoku/>
        <w:wordWrap/>
        <w:overflowPunct/>
        <w:topLinePunct w:val="0"/>
        <w:autoSpaceDE/>
        <w:autoSpaceDN/>
        <w:bidi w:val="0"/>
        <w:adjustRightInd/>
        <w:snapToGrid/>
        <w:ind w:left="0" w:leftChars="0" w:firstLine="420" w:firstLineChars="200"/>
        <w:textAlignment w:val="auto"/>
        <w:rPr>
          <w:rFonts w:hint="default" w:ascii="Times New Roman" w:hAnsi="Times New Roman" w:eastAsia="宋体" w:cs="Times New Roman"/>
          <w:kern w:val="2"/>
          <w:sz w:val="21"/>
          <w:szCs w:val="20"/>
          <w:lang w:val="en-US" w:eastAsia="zh-CN" w:bidi="ar-SA"/>
        </w:rPr>
      </w:pPr>
      <w:r>
        <w:rPr>
          <w:rFonts w:hint="eastAsia" w:ascii="Times New Roman" w:hAnsi="Times New Roman" w:eastAsia="宋体" w:cs="Times New Roman"/>
          <w:lang w:val="en-US" w:eastAsia="zh-CN"/>
        </w:rPr>
        <w:t>技术服务</w:t>
      </w:r>
      <w:r>
        <w:rPr>
          <w:rFonts w:hint="eastAsia" w:cs="Times New Roman"/>
          <w:lang w:val="en-US" w:eastAsia="zh-CN"/>
        </w:rPr>
        <w:t>内容</w:t>
      </w:r>
      <w:r>
        <w:rPr>
          <w:rFonts w:hint="eastAsia"/>
          <w:lang w:val="en-US" w:eastAsia="zh-CN"/>
        </w:rPr>
        <w:t>（请勾选）</w:t>
      </w:r>
      <w:r>
        <w:rPr>
          <w:rFonts w:hint="eastAsia" w:ascii="Times New Roman" w:hAnsi="Times New Roman" w:eastAsia="宋体" w:cs="Times New Roman"/>
          <w:lang w:val="en-US" w:eastAsia="zh-CN"/>
        </w:rPr>
        <w:t>：</w:t>
      </w:r>
    </w:p>
    <w:p w14:paraId="30DE35BC">
      <w:pPr>
        <w:keepNext w:val="0"/>
        <w:keepLines w:val="0"/>
        <w:pageBreakBefore w:val="0"/>
        <w:widowControl w:val="0"/>
        <w:suppressLineNumbers w:val="0"/>
        <w:tabs>
          <w:tab w:val="left" w:pos="720"/>
        </w:tabs>
        <w:kinsoku/>
        <w:wordWrap/>
        <w:overflowPunct/>
        <w:topLinePunct w:val="0"/>
        <w:autoSpaceDE/>
        <w:autoSpaceDN/>
        <w:bidi w:val="0"/>
        <w:adjustRightInd/>
        <w:snapToGrid/>
        <w:spacing w:before="0" w:beforeAutospacing="0" w:afterAutospacing="0" w:line="360" w:lineRule="auto"/>
        <w:ind w:left="420" w:leftChars="200" w:right="0" w:rightChars="0" w:firstLine="420" w:firstLineChars="200"/>
        <w:jc w:val="both"/>
        <w:textAlignment w:val="auto"/>
        <w:rPr>
          <w:rFonts w:hint="default" w:ascii="Times New Roman" w:hAnsi="Times New Roman" w:eastAsia="宋体" w:cs="Times New Roman"/>
          <w:kern w:val="2"/>
          <w:sz w:val="21"/>
          <w:szCs w:val="20"/>
          <w:highlight w:val="lightGray"/>
          <w:lang w:val="en-US" w:eastAsia="zh-CN" w:bidi="ar-SA"/>
        </w:rPr>
      </w:pPr>
      <w:r>
        <w:rPr>
          <w:rFonts w:hint="eastAsia" w:ascii="Times New Roman" w:hAnsi="Times New Roman" w:eastAsia="宋体" w:cs="Times New Roman"/>
          <w:kern w:val="2"/>
          <w:sz w:val="21"/>
          <w:szCs w:val="20"/>
          <w:lang w:val="en-US" w:eastAsia="zh-CN" w:bidi="ar-SA"/>
        </w:rPr>
        <w:t>□</w:t>
      </w:r>
      <w:r>
        <w:rPr>
          <w:rFonts w:hint="eastAsia" w:ascii="Times New Roman" w:hAnsi="Times New Roman" w:eastAsia="宋体" w:cs="Times New Roman"/>
          <w:kern w:val="2"/>
          <w:sz w:val="21"/>
          <w:szCs w:val="20"/>
          <w:highlight w:val="lightGray"/>
          <w:lang w:val="en-US" w:eastAsia="zh-CN" w:bidi="ar-SA"/>
        </w:rPr>
        <w:t>技术支持服务-基础版本；</w:t>
      </w:r>
      <w:r>
        <w:rPr>
          <w:highlight w:val="lightGray"/>
        </w:rPr>
        <w:commentReference w:id="1"/>
      </w:r>
    </w:p>
    <w:p w14:paraId="11E79AF3">
      <w:pPr>
        <w:keepNext w:val="0"/>
        <w:keepLines w:val="0"/>
        <w:pageBreakBefore w:val="0"/>
        <w:widowControl w:val="0"/>
        <w:suppressLineNumbers w:val="0"/>
        <w:tabs>
          <w:tab w:val="left" w:pos="720"/>
        </w:tabs>
        <w:kinsoku/>
        <w:wordWrap/>
        <w:overflowPunct/>
        <w:topLinePunct w:val="0"/>
        <w:autoSpaceDE/>
        <w:autoSpaceDN/>
        <w:bidi w:val="0"/>
        <w:adjustRightInd/>
        <w:snapToGrid/>
        <w:spacing w:before="0" w:beforeAutospacing="0" w:afterAutospacing="0" w:line="360" w:lineRule="auto"/>
        <w:ind w:left="420" w:leftChars="200" w:right="0" w:rightChars="0" w:firstLine="420" w:firstLineChars="200"/>
        <w:jc w:val="both"/>
        <w:textAlignment w:val="auto"/>
        <w:rPr>
          <w:rFonts w:hint="default" w:ascii="Times New Roman" w:hAnsi="Times New Roman" w:eastAsia="宋体" w:cs="Times New Roman"/>
          <w:kern w:val="2"/>
          <w:sz w:val="21"/>
          <w:szCs w:val="20"/>
          <w:highlight w:val="lightGray"/>
          <w:lang w:val="en-US" w:eastAsia="zh-CN" w:bidi="ar-SA"/>
        </w:rPr>
      </w:pPr>
      <w:r>
        <w:rPr>
          <w:rFonts w:hint="eastAsia" w:ascii="Times New Roman" w:hAnsi="Times New Roman" w:eastAsia="宋体" w:cs="Times New Roman"/>
          <w:kern w:val="2"/>
          <w:sz w:val="21"/>
          <w:szCs w:val="20"/>
          <w:highlight w:val="lightGray"/>
          <w:lang w:val="en-US" w:eastAsia="zh-CN" w:bidi="ar-SA"/>
        </w:rPr>
        <w:t>□技术支持服务-</w:t>
      </w:r>
      <w:r>
        <w:rPr>
          <w:rFonts w:hint="eastAsia" w:eastAsia="宋体" w:cs="Times New Roman"/>
          <w:kern w:val="2"/>
          <w:sz w:val="21"/>
          <w:szCs w:val="20"/>
          <w:highlight w:val="lightGray"/>
          <w:lang w:val="en-US" w:eastAsia="zh-CN" w:bidi="ar-SA"/>
        </w:rPr>
        <w:t>进阶</w:t>
      </w:r>
      <w:r>
        <w:rPr>
          <w:rFonts w:hint="eastAsia" w:ascii="Times New Roman" w:hAnsi="Times New Roman" w:eastAsia="宋体" w:cs="Times New Roman"/>
          <w:kern w:val="2"/>
          <w:sz w:val="21"/>
          <w:szCs w:val="20"/>
          <w:highlight w:val="lightGray"/>
          <w:lang w:val="en-US" w:eastAsia="zh-CN" w:bidi="ar-SA"/>
        </w:rPr>
        <w:t>版本；</w:t>
      </w:r>
    </w:p>
    <w:p w14:paraId="79D62308">
      <w:pPr>
        <w:keepNext w:val="0"/>
        <w:keepLines w:val="0"/>
        <w:pageBreakBefore w:val="0"/>
        <w:widowControl w:val="0"/>
        <w:suppressLineNumbers w:val="0"/>
        <w:tabs>
          <w:tab w:val="left" w:pos="720"/>
        </w:tabs>
        <w:kinsoku/>
        <w:wordWrap/>
        <w:overflowPunct/>
        <w:topLinePunct w:val="0"/>
        <w:autoSpaceDE/>
        <w:autoSpaceDN/>
        <w:bidi w:val="0"/>
        <w:adjustRightInd/>
        <w:snapToGrid/>
        <w:spacing w:before="0" w:beforeAutospacing="0" w:afterAutospacing="0" w:line="360" w:lineRule="auto"/>
        <w:ind w:left="420" w:leftChars="200" w:right="0" w:rightChars="0" w:firstLine="420" w:firstLineChars="200"/>
        <w:jc w:val="both"/>
        <w:textAlignment w:val="auto"/>
        <w:rPr>
          <w:rFonts w:hint="eastAsia" w:ascii="Times New Roman" w:hAnsi="Times New Roman" w:eastAsia="宋体" w:cs="Times New Roman"/>
          <w:kern w:val="2"/>
          <w:sz w:val="21"/>
          <w:szCs w:val="20"/>
          <w:highlight w:val="lightGray"/>
          <w:lang w:val="en-US" w:eastAsia="zh-CN" w:bidi="ar-SA"/>
        </w:rPr>
      </w:pPr>
      <w:r>
        <w:rPr>
          <w:rFonts w:hint="eastAsia" w:ascii="Times New Roman" w:hAnsi="Times New Roman" w:eastAsia="宋体" w:cs="Times New Roman"/>
          <w:kern w:val="2"/>
          <w:sz w:val="21"/>
          <w:szCs w:val="20"/>
          <w:highlight w:val="lightGray"/>
          <w:lang w:val="en-US" w:eastAsia="zh-CN" w:bidi="ar-SA"/>
        </w:rPr>
        <w:t>□技术支持服务-</w:t>
      </w:r>
      <w:r>
        <w:rPr>
          <w:rFonts w:hint="eastAsia" w:eastAsia="宋体" w:cs="Times New Roman"/>
          <w:kern w:val="2"/>
          <w:sz w:val="21"/>
          <w:szCs w:val="20"/>
          <w:highlight w:val="lightGray"/>
          <w:lang w:val="en-US" w:eastAsia="zh-CN" w:bidi="ar-SA"/>
        </w:rPr>
        <w:t>高级</w:t>
      </w:r>
      <w:r>
        <w:rPr>
          <w:rFonts w:hint="eastAsia" w:ascii="Times New Roman" w:hAnsi="Times New Roman" w:eastAsia="宋体" w:cs="Times New Roman"/>
          <w:kern w:val="2"/>
          <w:sz w:val="21"/>
          <w:szCs w:val="20"/>
          <w:highlight w:val="lightGray"/>
          <w:lang w:val="en-US" w:eastAsia="zh-CN" w:bidi="ar-SA"/>
        </w:rPr>
        <w:t>版本；</w:t>
      </w:r>
    </w:p>
    <w:p w14:paraId="79736B6C">
      <w:pPr>
        <w:keepNext w:val="0"/>
        <w:keepLines w:val="0"/>
        <w:pageBreakBefore w:val="0"/>
        <w:widowControl w:val="0"/>
        <w:suppressLineNumbers w:val="0"/>
        <w:tabs>
          <w:tab w:val="left" w:pos="720"/>
        </w:tabs>
        <w:kinsoku/>
        <w:wordWrap/>
        <w:overflowPunct/>
        <w:topLinePunct w:val="0"/>
        <w:autoSpaceDE/>
        <w:autoSpaceDN/>
        <w:bidi w:val="0"/>
        <w:adjustRightInd/>
        <w:snapToGrid/>
        <w:spacing w:before="0" w:beforeAutospacing="0" w:afterAutospacing="0" w:line="360" w:lineRule="auto"/>
        <w:ind w:left="420" w:leftChars="200" w:right="0" w:rightChars="0" w:firstLine="420" w:firstLineChars="200"/>
        <w:jc w:val="both"/>
        <w:textAlignment w:val="auto"/>
        <w:rPr>
          <w:rFonts w:hint="eastAsia" w:ascii="Times New Roman" w:hAnsi="Times New Roman" w:eastAsia="宋体" w:cs="Times New Roman"/>
          <w:kern w:val="2"/>
          <w:sz w:val="21"/>
          <w:szCs w:val="20"/>
          <w:lang w:val="en-US" w:eastAsia="zh-CN" w:bidi="ar-SA"/>
        </w:rPr>
      </w:pPr>
      <w:r>
        <w:rPr>
          <w:rFonts w:hint="eastAsia" w:ascii="Times New Roman" w:hAnsi="Times New Roman" w:eastAsia="宋体" w:cs="Times New Roman"/>
          <w:kern w:val="2"/>
          <w:sz w:val="21"/>
          <w:szCs w:val="20"/>
          <w:lang w:val="en-US" w:eastAsia="zh-CN" w:bidi="ar-SA"/>
        </w:rPr>
        <w:t>□</w:t>
      </w:r>
      <w:r>
        <w:rPr>
          <w:rFonts w:hint="eastAsia" w:cs="Times New Roman"/>
          <w:kern w:val="2"/>
          <w:sz w:val="21"/>
          <w:szCs w:val="20"/>
          <w:lang w:val="en-US" w:eastAsia="zh-CN" w:bidi="ar-SA"/>
        </w:rPr>
        <w:t>软件</w:t>
      </w:r>
      <w:r>
        <w:rPr>
          <w:rFonts w:hint="eastAsia" w:ascii="Times New Roman" w:hAnsi="Times New Roman" w:eastAsia="宋体" w:cs="Times New Roman"/>
          <w:kern w:val="2"/>
          <w:sz w:val="21"/>
          <w:szCs w:val="20"/>
          <w:lang w:val="en-US" w:eastAsia="zh-CN" w:bidi="ar-SA"/>
        </w:rPr>
        <w:t>定制开发；</w:t>
      </w:r>
    </w:p>
    <w:p w14:paraId="653B6355">
      <w:pPr>
        <w:keepNext w:val="0"/>
        <w:keepLines w:val="0"/>
        <w:pageBreakBefore w:val="0"/>
        <w:widowControl w:val="0"/>
        <w:suppressLineNumbers w:val="0"/>
        <w:tabs>
          <w:tab w:val="left" w:pos="720"/>
        </w:tabs>
        <w:kinsoku/>
        <w:wordWrap/>
        <w:overflowPunct/>
        <w:topLinePunct w:val="0"/>
        <w:autoSpaceDE/>
        <w:autoSpaceDN/>
        <w:bidi w:val="0"/>
        <w:adjustRightInd/>
        <w:snapToGrid/>
        <w:spacing w:before="0" w:beforeAutospacing="0" w:afterAutospacing="0" w:line="360" w:lineRule="auto"/>
        <w:ind w:left="420" w:leftChars="200" w:right="0" w:rightChars="0" w:firstLine="420" w:firstLineChars="200"/>
        <w:jc w:val="both"/>
        <w:textAlignment w:val="auto"/>
        <w:rPr>
          <w:rFonts w:hint="eastAsia" w:ascii="Times New Roman" w:hAnsi="Times New Roman" w:eastAsia="宋体" w:cs="Times New Roman"/>
          <w:kern w:val="2"/>
          <w:sz w:val="21"/>
          <w:szCs w:val="20"/>
          <w:lang w:val="en-US" w:eastAsia="zh-CN" w:bidi="ar-SA"/>
        </w:rPr>
      </w:pPr>
      <w:r>
        <w:rPr>
          <w:rFonts w:hint="eastAsia" w:ascii="Times New Roman" w:hAnsi="Times New Roman" w:eastAsia="宋体" w:cs="Times New Roman"/>
          <w:kern w:val="2"/>
          <w:sz w:val="21"/>
          <w:szCs w:val="20"/>
          <w:lang w:val="en-US" w:eastAsia="zh-CN" w:bidi="ar-SA"/>
        </w:rPr>
        <w:t>□</w:t>
      </w:r>
      <w:r>
        <w:rPr>
          <w:rFonts w:hint="eastAsia" w:cs="Times New Roman"/>
          <w:kern w:val="2"/>
          <w:sz w:val="21"/>
          <w:szCs w:val="20"/>
          <w:lang w:val="en-US" w:eastAsia="zh-CN" w:bidi="ar-SA"/>
        </w:rPr>
        <w:t>业务</w:t>
      </w:r>
      <w:r>
        <w:rPr>
          <w:rFonts w:hint="eastAsia" w:ascii="Times New Roman" w:hAnsi="Times New Roman" w:eastAsia="宋体" w:cs="Times New Roman"/>
          <w:kern w:val="2"/>
          <w:sz w:val="21"/>
          <w:szCs w:val="20"/>
          <w:lang w:val="en-US" w:eastAsia="zh-CN" w:bidi="ar-SA"/>
        </w:rPr>
        <w:t>场景</w:t>
      </w:r>
      <w:r>
        <w:rPr>
          <w:rFonts w:hint="eastAsia" w:cs="Times New Roman"/>
          <w:kern w:val="2"/>
          <w:sz w:val="21"/>
          <w:szCs w:val="20"/>
          <w:lang w:val="en-US" w:eastAsia="zh-CN" w:bidi="ar-SA"/>
        </w:rPr>
        <w:t>实现</w:t>
      </w:r>
      <w:r>
        <w:rPr>
          <w:rFonts w:hint="eastAsia" w:ascii="Times New Roman" w:hAnsi="Times New Roman" w:eastAsia="宋体" w:cs="Times New Roman"/>
          <w:kern w:val="2"/>
          <w:sz w:val="21"/>
          <w:szCs w:val="20"/>
          <w:lang w:val="en-US" w:eastAsia="zh-CN" w:bidi="ar-SA"/>
        </w:rPr>
        <w:t>；</w:t>
      </w:r>
    </w:p>
    <w:p w14:paraId="74B770A9">
      <w:pPr>
        <w:keepNext w:val="0"/>
        <w:keepLines w:val="0"/>
        <w:pageBreakBefore w:val="0"/>
        <w:widowControl w:val="0"/>
        <w:suppressLineNumbers w:val="0"/>
        <w:tabs>
          <w:tab w:val="left" w:pos="720"/>
        </w:tabs>
        <w:kinsoku/>
        <w:wordWrap/>
        <w:overflowPunct/>
        <w:topLinePunct w:val="0"/>
        <w:autoSpaceDE/>
        <w:autoSpaceDN/>
        <w:bidi w:val="0"/>
        <w:adjustRightInd/>
        <w:snapToGrid/>
        <w:spacing w:before="0" w:beforeAutospacing="0" w:afterAutospacing="0" w:line="360" w:lineRule="auto"/>
        <w:ind w:left="420" w:leftChars="200" w:right="0" w:rightChars="0" w:firstLine="420" w:firstLineChars="200"/>
        <w:jc w:val="both"/>
        <w:textAlignment w:val="auto"/>
        <w:rPr>
          <w:rFonts w:hint="eastAsia" w:ascii="Times New Roman" w:hAnsi="Times New Roman" w:eastAsia="宋体" w:cs="Times New Roman"/>
          <w:kern w:val="2"/>
          <w:sz w:val="21"/>
          <w:szCs w:val="20"/>
          <w:lang w:val="en-US" w:eastAsia="zh-CN" w:bidi="ar-SA"/>
        </w:rPr>
      </w:pPr>
      <w:r>
        <w:rPr>
          <w:rFonts w:hint="eastAsia" w:ascii="Times New Roman" w:hAnsi="Times New Roman" w:eastAsia="宋体" w:cs="Times New Roman"/>
          <w:kern w:val="2"/>
          <w:sz w:val="21"/>
          <w:szCs w:val="20"/>
          <w:lang w:val="en-US" w:eastAsia="zh-CN" w:bidi="ar-SA"/>
        </w:rPr>
        <w:t>□</w:t>
      </w:r>
      <w:r>
        <w:rPr>
          <w:rFonts w:hint="eastAsia" w:eastAsia="宋体" w:cs="Times New Roman"/>
          <w:kern w:val="2"/>
          <w:sz w:val="21"/>
          <w:szCs w:val="20"/>
          <w:lang w:val="en-US" w:eastAsia="zh-CN" w:bidi="ar-SA"/>
        </w:rPr>
        <w:t>AI技术培训</w:t>
      </w:r>
      <w:r>
        <w:rPr>
          <w:rFonts w:hint="eastAsia" w:ascii="Times New Roman" w:hAnsi="Times New Roman" w:eastAsia="宋体" w:cs="Times New Roman"/>
          <w:kern w:val="2"/>
          <w:sz w:val="21"/>
          <w:szCs w:val="20"/>
          <w:lang w:val="en-US" w:eastAsia="zh-CN" w:bidi="ar-SA"/>
        </w:rPr>
        <w:t>；</w:t>
      </w:r>
    </w:p>
    <w:p w14:paraId="027B9344">
      <w:pPr>
        <w:keepNext w:val="0"/>
        <w:keepLines w:val="0"/>
        <w:pageBreakBefore w:val="0"/>
        <w:widowControl w:val="0"/>
        <w:suppressLineNumbers w:val="0"/>
        <w:tabs>
          <w:tab w:val="left" w:pos="720"/>
        </w:tabs>
        <w:kinsoku/>
        <w:wordWrap/>
        <w:overflowPunct/>
        <w:topLinePunct w:val="0"/>
        <w:autoSpaceDE/>
        <w:autoSpaceDN/>
        <w:bidi w:val="0"/>
        <w:adjustRightInd/>
        <w:snapToGrid/>
        <w:spacing w:before="0" w:beforeAutospacing="0" w:afterAutospacing="0" w:line="360" w:lineRule="auto"/>
        <w:ind w:left="420" w:leftChars="200" w:right="0" w:rightChars="0" w:firstLine="420" w:firstLineChars="200"/>
        <w:jc w:val="both"/>
        <w:textAlignment w:val="auto"/>
        <w:rPr>
          <w:rFonts w:hint="eastAsia" w:ascii="Times New Roman" w:hAnsi="Times New Roman" w:eastAsia="宋体" w:cs="Times New Roman"/>
          <w:kern w:val="2"/>
          <w:sz w:val="21"/>
          <w:szCs w:val="20"/>
          <w:lang w:val="en-US" w:eastAsia="zh-CN" w:bidi="ar-SA"/>
        </w:rPr>
      </w:pPr>
      <w:r>
        <w:rPr>
          <w:rFonts w:hint="default" w:ascii="Times New Roman" w:hAnsi="Times New Roman" w:eastAsia="宋体" w:cs="Times New Roman"/>
          <w:kern w:val="2"/>
          <w:sz w:val="21"/>
          <w:szCs w:val="20"/>
          <w:lang w:val="en-US" w:eastAsia="zh-CN" w:bidi="ar-SA"/>
        </w:rPr>
        <w:sym w:font="Wingdings 2" w:char="00A3"/>
      </w:r>
      <w:r>
        <w:rPr>
          <w:rFonts w:hint="eastAsia" w:ascii="Times New Roman" w:hAnsi="Times New Roman" w:eastAsia="宋体" w:cs="Times New Roman"/>
          <w:kern w:val="2"/>
          <w:sz w:val="21"/>
          <w:szCs w:val="20"/>
          <w:lang w:val="en-US" w:eastAsia="zh-CN" w:bidi="ar-SA"/>
        </w:rPr>
        <w:t>其他服务方式：</w:t>
      </w:r>
      <w:r>
        <w:rPr>
          <w:rFonts w:hint="eastAsia" w:ascii="Times New Roman" w:hAnsi="Times New Roman" w:eastAsia="宋体" w:cs="Times New Roman"/>
          <w:kern w:val="2"/>
          <w:sz w:val="21"/>
          <w:szCs w:val="20"/>
          <w:u w:val="single"/>
          <w:lang w:val="en-US" w:eastAsia="zh-CN" w:bidi="ar-SA"/>
        </w:rPr>
        <w:t xml:space="preserve">              </w:t>
      </w:r>
      <w:r>
        <w:rPr>
          <w:rFonts w:hint="eastAsia" w:ascii="Times New Roman" w:hAnsi="Times New Roman" w:eastAsia="宋体" w:cs="Times New Roman"/>
          <w:kern w:val="2"/>
          <w:sz w:val="21"/>
          <w:szCs w:val="20"/>
          <w:lang w:val="en-US" w:eastAsia="zh-CN" w:bidi="ar-SA"/>
        </w:rPr>
        <w:t>；</w:t>
      </w:r>
    </w:p>
    <w:p w14:paraId="3CBCEA3A">
      <w:pPr>
        <w:pStyle w:val="28"/>
        <w:keepNext w:val="0"/>
        <w:keepLines w:val="0"/>
        <w:pageBreakBefore w:val="0"/>
        <w:widowControl w:val="0"/>
        <w:numPr>
          <w:ilvl w:val="1"/>
          <w:numId w:val="3"/>
        </w:numPr>
        <w:kinsoku/>
        <w:wordWrap/>
        <w:overflowPunct/>
        <w:topLinePunct w:val="0"/>
        <w:autoSpaceDE/>
        <w:autoSpaceDN/>
        <w:bidi w:val="0"/>
        <w:adjustRightInd/>
        <w:snapToGrid/>
        <w:ind w:left="0" w:leftChars="0" w:firstLine="420" w:firstLineChars="200"/>
        <w:textAlignment w:val="auto"/>
        <w:rPr>
          <w:rFonts w:hint="eastAsia" w:ascii="Times New Roman" w:hAnsi="Times New Roman" w:eastAsia="宋体" w:cs="Times New Roman"/>
          <w:kern w:val="2"/>
          <w:sz w:val="21"/>
          <w:szCs w:val="20"/>
          <w:lang w:val="en-US" w:eastAsia="zh-CN" w:bidi="ar-SA"/>
        </w:rPr>
      </w:pPr>
      <w:r>
        <w:rPr>
          <w:rFonts w:hint="eastAsia" w:ascii="Times New Roman" w:hAnsi="Times New Roman" w:eastAsia="宋体" w:cs="Times New Roman"/>
          <w:lang w:val="en-US" w:eastAsia="zh-CN"/>
        </w:rPr>
        <w:t>产品功能</w:t>
      </w:r>
      <w:r>
        <w:rPr>
          <w:rFonts w:hint="eastAsia" w:eastAsia="宋体" w:cs="Times New Roman"/>
          <w:lang w:val="en-US" w:eastAsia="zh-CN"/>
        </w:rPr>
        <w:t>及技术服务</w:t>
      </w:r>
      <w:r>
        <w:rPr>
          <w:rFonts w:hint="eastAsia" w:ascii="Times New Roman" w:hAnsi="Times New Roman" w:eastAsia="宋体" w:cs="Times New Roman"/>
          <w:lang w:val="en-US" w:eastAsia="zh-CN"/>
        </w:rPr>
        <w:t>描述：详见</w:t>
      </w:r>
      <w:r>
        <w:rPr>
          <w:rFonts w:hint="eastAsia" w:ascii="Times New Roman" w:hAnsi="Times New Roman" w:eastAsia="宋体" w:cs="Times New Roman"/>
          <w:lang w:val="en-US" w:eastAsia="zh-CN"/>
        </w:rPr>
        <w:fldChar w:fldCharType="begin">
          <w:ffData>
            <w:enabled/>
            <w:calcOnExit w:val="0"/>
            <w:textInput>
              <w:default w:val="附件一"/>
            </w:textInput>
          </w:ffData>
        </w:fldChar>
      </w:r>
      <w:r>
        <w:rPr>
          <w:rFonts w:hint="eastAsia" w:ascii="Times New Roman" w:hAnsi="Times New Roman" w:eastAsia="宋体" w:cs="Times New Roman"/>
          <w:lang w:val="en-US" w:eastAsia="zh-CN"/>
        </w:rPr>
        <w:instrText xml:space="preserve"> FORMTEXT </w:instrText>
      </w:r>
      <w:r>
        <w:rPr>
          <w:rFonts w:hint="eastAsia" w:ascii="Times New Roman" w:hAnsi="Times New Roman" w:eastAsia="宋体" w:cs="Times New Roman"/>
          <w:lang w:val="en-US" w:eastAsia="zh-CN"/>
        </w:rPr>
        <w:fldChar w:fldCharType="separate"/>
      </w:r>
      <w:r>
        <w:rPr>
          <w:rFonts w:hint="eastAsia" w:ascii="Times New Roman" w:hAnsi="Times New Roman" w:eastAsia="宋体" w:cs="Times New Roman"/>
          <w:lang w:val="en-US" w:eastAsia="zh-CN"/>
        </w:rPr>
        <w:t>附件二</w:t>
      </w:r>
      <w:r>
        <w:rPr>
          <w:rFonts w:hint="eastAsia" w:ascii="Times New Roman" w:hAnsi="Times New Roman" w:eastAsia="宋体" w:cs="Times New Roman"/>
          <w:lang w:val="en-US" w:eastAsia="zh-CN"/>
        </w:rPr>
        <w:fldChar w:fldCharType="end"/>
      </w:r>
      <w:r>
        <w:rPr>
          <w:rFonts w:hint="eastAsia" w:ascii="Times New Roman" w:hAnsi="Times New Roman" w:eastAsia="宋体" w:cs="Times New Roman"/>
          <w:lang w:val="en-US" w:eastAsia="zh-CN"/>
        </w:rPr>
        <w:t>《</w:t>
      </w:r>
      <w:r>
        <w:rPr>
          <w:rFonts w:hint="eastAsia" w:ascii="Times New Roman" w:hAnsi="Times New Roman" w:eastAsia="宋体" w:cs="Times New Roman"/>
          <w:kern w:val="2"/>
          <w:sz w:val="21"/>
          <w:szCs w:val="20"/>
          <w:lang w:val="en-US" w:eastAsia="zh-CN" w:bidi="ar-SA"/>
        </w:rPr>
        <w:t>产品功能、技术服务清单</w:t>
      </w:r>
      <w:r>
        <w:rPr>
          <w:rFonts w:hint="eastAsia" w:ascii="Times New Roman" w:hAnsi="Times New Roman" w:eastAsia="宋体" w:cs="Times New Roman"/>
          <w:lang w:val="en-US" w:eastAsia="zh-CN"/>
        </w:rPr>
        <w:t>》</w:t>
      </w:r>
    </w:p>
    <w:p w14:paraId="6BF3C0A5">
      <w:pPr>
        <w:pStyle w:val="28"/>
        <w:keepNext w:val="0"/>
        <w:keepLines w:val="0"/>
        <w:pageBreakBefore w:val="0"/>
        <w:widowControl w:val="0"/>
        <w:numPr>
          <w:ilvl w:val="1"/>
          <w:numId w:val="3"/>
        </w:numPr>
        <w:kinsoku/>
        <w:wordWrap/>
        <w:overflowPunct/>
        <w:topLinePunct w:val="0"/>
        <w:autoSpaceDE/>
        <w:autoSpaceDN/>
        <w:bidi w:val="0"/>
        <w:adjustRightInd/>
        <w:snapToGrid/>
        <w:ind w:left="0" w:leftChars="0" w:firstLine="420" w:firstLineChars="200"/>
        <w:textAlignment w:val="auto"/>
        <w:rPr>
          <w:rFonts w:hint="eastAsia" w:ascii="Times New Roman" w:hAnsi="Times New Roman" w:eastAsia="宋体" w:cs="Times New Roman"/>
          <w:kern w:val="2"/>
          <w:sz w:val="21"/>
          <w:szCs w:val="20"/>
          <w:lang w:val="en-US" w:eastAsia="zh-CN" w:bidi="ar-SA"/>
        </w:rPr>
      </w:pPr>
      <w:r>
        <w:rPr>
          <w:rFonts w:hint="eastAsia" w:ascii="Times New Roman" w:hAnsi="Times New Roman" w:eastAsia="宋体" w:cs="Times New Roman"/>
          <w:lang w:val="en-US" w:eastAsia="zh-CN"/>
        </w:rPr>
        <w:t>涉及第三方模型、云服务、网络、硬件、操作系统、浏览器、数据库、开源组件或甲方系统接口的，相关许可、账号、费用、合规责任及可用性风险由相应权利人或甲方承担，双方另有书面约定的除外。</w:t>
      </w:r>
    </w:p>
    <w:p w14:paraId="6E824E9A">
      <w:pPr>
        <w:pStyle w:val="2"/>
        <w:numPr>
          <w:ilvl w:val="0"/>
          <w:numId w:val="3"/>
        </w:numPr>
        <w:bidi w:val="0"/>
        <w:ind w:left="425" w:leftChars="0" w:hanging="425" w:firstLineChars="0"/>
        <w:rPr>
          <w:rFonts w:hint="default"/>
          <w:lang w:val="en-US" w:eastAsia="zh-CN"/>
        </w:rPr>
      </w:pPr>
      <w:r>
        <w:rPr>
          <w:rFonts w:hint="eastAsia"/>
          <w:lang w:val="en-US" w:eastAsia="zh-CN"/>
        </w:rPr>
        <w:t>合同服务期限、地点</w:t>
      </w:r>
    </w:p>
    <w:p w14:paraId="3113E1DB">
      <w:pPr>
        <w:pStyle w:val="28"/>
        <w:keepNext w:val="0"/>
        <w:keepLines w:val="0"/>
        <w:pageBreakBefore w:val="0"/>
        <w:widowControl w:val="0"/>
        <w:numPr>
          <w:ilvl w:val="1"/>
          <w:numId w:val="3"/>
        </w:numPr>
        <w:kinsoku/>
        <w:wordWrap/>
        <w:overflowPunct/>
        <w:topLinePunct w:val="0"/>
        <w:autoSpaceDE/>
        <w:autoSpaceDN/>
        <w:bidi w:val="0"/>
        <w:adjustRightInd/>
        <w:snapToGrid/>
        <w:ind w:left="0" w:leftChars="0" w:firstLine="420" w:firstLineChars="200"/>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服务期限：</w:t>
      </w:r>
    </w:p>
    <w:p w14:paraId="6BAA49AC">
      <w:pPr>
        <w:keepNext w:val="0"/>
        <w:keepLines w:val="0"/>
        <w:pageBreakBefore w:val="0"/>
        <w:widowControl w:val="0"/>
        <w:suppressLineNumbers w:val="0"/>
        <w:tabs>
          <w:tab w:val="left" w:pos="720"/>
        </w:tabs>
        <w:kinsoku/>
        <w:wordWrap/>
        <w:overflowPunct/>
        <w:topLinePunct w:val="0"/>
        <w:autoSpaceDE/>
        <w:autoSpaceDN/>
        <w:bidi w:val="0"/>
        <w:adjustRightInd/>
        <w:snapToGrid/>
        <w:spacing w:before="0" w:beforeAutospacing="0" w:afterAutospacing="0" w:line="360" w:lineRule="auto"/>
        <w:ind w:left="420" w:leftChars="200" w:right="0" w:rightChars="0" w:firstLine="420" w:firstLineChars="200"/>
        <w:jc w:val="both"/>
        <w:textAlignment w:val="auto"/>
        <w:rPr>
          <w:rFonts w:hint="eastAsia" w:ascii="Times New Roman" w:hAnsi="Times New Roman" w:eastAsia="宋体" w:cs="Times New Roman"/>
          <w:kern w:val="2"/>
          <w:sz w:val="21"/>
          <w:szCs w:val="20"/>
          <w:lang w:val="en-US" w:eastAsia="zh-CN" w:bidi="ar-SA"/>
        </w:rPr>
      </w:pPr>
      <w:r>
        <w:rPr>
          <w:rFonts w:hint="eastAsia" w:cs="Times New Roman"/>
          <w:kern w:val="2"/>
          <w:sz w:val="21"/>
          <w:szCs w:val="20"/>
          <w:lang w:val="en-US" w:eastAsia="zh-CN" w:bidi="ar-SA"/>
        </w:rPr>
        <w:t>□</w:t>
      </w:r>
      <w:r>
        <w:rPr>
          <w:rFonts w:hint="eastAsia" w:ascii="Times New Roman" w:hAnsi="Times New Roman" w:eastAsia="宋体" w:cs="Times New Roman"/>
          <w:kern w:val="2"/>
          <w:sz w:val="21"/>
          <w:szCs w:val="20"/>
          <w:lang w:val="en-US" w:eastAsia="zh-CN" w:bidi="ar-SA"/>
        </w:rPr>
        <w:t>从</w:t>
      </w:r>
      <w:r>
        <w:rPr>
          <w:rFonts w:hint="eastAsia" w:ascii="Times New Roman" w:hAnsi="Times New Roman" w:eastAsia="宋体" w:cs="Times New Roman"/>
          <w:kern w:val="2"/>
          <w:sz w:val="21"/>
          <w:szCs w:val="20"/>
          <w:u w:val="single"/>
          <w:lang w:val="en-US" w:eastAsia="zh-CN" w:bidi="ar-SA"/>
        </w:rPr>
        <w:t xml:space="preserve">    </w:t>
      </w:r>
      <w:r>
        <w:rPr>
          <w:rFonts w:hint="eastAsia" w:ascii="Times New Roman" w:hAnsi="Times New Roman" w:eastAsia="宋体" w:cs="Times New Roman"/>
          <w:kern w:val="2"/>
          <w:sz w:val="21"/>
          <w:szCs w:val="20"/>
          <w:lang w:val="en-US" w:eastAsia="zh-CN" w:bidi="ar-SA"/>
        </w:rPr>
        <w:t>年</w:t>
      </w:r>
      <w:r>
        <w:rPr>
          <w:rFonts w:hint="eastAsia" w:ascii="Times New Roman" w:hAnsi="Times New Roman" w:eastAsia="宋体" w:cs="Times New Roman"/>
          <w:kern w:val="2"/>
          <w:sz w:val="21"/>
          <w:szCs w:val="20"/>
          <w:u w:val="single"/>
          <w:lang w:val="en-US" w:eastAsia="zh-CN" w:bidi="ar-SA"/>
        </w:rPr>
        <w:t xml:space="preserve">  </w:t>
      </w:r>
      <w:r>
        <w:rPr>
          <w:rFonts w:hint="eastAsia" w:cs="Times New Roman"/>
          <w:kern w:val="2"/>
          <w:sz w:val="21"/>
          <w:szCs w:val="20"/>
          <w:u w:val="single"/>
          <w:lang w:val="en-US" w:eastAsia="zh-CN" w:bidi="ar-SA"/>
        </w:rPr>
        <w:t xml:space="preserve"> </w:t>
      </w:r>
      <w:r>
        <w:rPr>
          <w:rFonts w:hint="eastAsia" w:ascii="Times New Roman" w:hAnsi="Times New Roman" w:eastAsia="宋体" w:cs="Times New Roman"/>
          <w:kern w:val="2"/>
          <w:sz w:val="21"/>
          <w:szCs w:val="20"/>
          <w:lang w:val="en-US" w:eastAsia="zh-CN" w:bidi="ar-SA"/>
        </w:rPr>
        <w:t>月</w:t>
      </w:r>
      <w:r>
        <w:rPr>
          <w:rFonts w:hint="eastAsia" w:ascii="Times New Roman" w:hAnsi="Times New Roman" w:eastAsia="宋体" w:cs="Times New Roman"/>
          <w:kern w:val="2"/>
          <w:sz w:val="21"/>
          <w:szCs w:val="20"/>
          <w:u w:val="single"/>
          <w:lang w:val="en-US" w:eastAsia="zh-CN" w:bidi="ar-SA"/>
        </w:rPr>
        <w:t xml:space="preserve"> </w:t>
      </w:r>
      <w:r>
        <w:rPr>
          <w:rFonts w:hint="eastAsia" w:cs="Times New Roman"/>
          <w:kern w:val="2"/>
          <w:sz w:val="21"/>
          <w:szCs w:val="20"/>
          <w:u w:val="single"/>
          <w:lang w:val="en-US" w:eastAsia="zh-CN" w:bidi="ar-SA"/>
        </w:rPr>
        <w:t xml:space="preserve"> </w:t>
      </w:r>
      <w:r>
        <w:rPr>
          <w:rFonts w:hint="eastAsia" w:ascii="Times New Roman" w:hAnsi="Times New Roman" w:eastAsia="宋体" w:cs="Times New Roman"/>
          <w:kern w:val="2"/>
          <w:sz w:val="21"/>
          <w:szCs w:val="20"/>
          <w:u w:val="single"/>
          <w:lang w:val="en-US" w:eastAsia="zh-CN" w:bidi="ar-SA"/>
        </w:rPr>
        <w:t xml:space="preserve"> </w:t>
      </w:r>
      <w:r>
        <w:rPr>
          <w:rFonts w:hint="eastAsia" w:ascii="Times New Roman" w:hAnsi="Times New Roman" w:eastAsia="宋体" w:cs="Times New Roman"/>
          <w:kern w:val="2"/>
          <w:sz w:val="21"/>
          <w:szCs w:val="20"/>
          <w:lang w:val="en-US" w:eastAsia="zh-CN" w:bidi="ar-SA"/>
        </w:rPr>
        <w:t>日至</w:t>
      </w:r>
      <w:r>
        <w:rPr>
          <w:rFonts w:hint="eastAsia" w:ascii="Times New Roman" w:hAnsi="Times New Roman" w:eastAsia="宋体" w:cs="Times New Roman"/>
          <w:kern w:val="2"/>
          <w:sz w:val="21"/>
          <w:szCs w:val="20"/>
          <w:u w:val="single"/>
          <w:lang w:val="en-US" w:eastAsia="zh-CN" w:bidi="ar-SA"/>
        </w:rPr>
        <w:t xml:space="preserve">    </w:t>
      </w:r>
      <w:r>
        <w:rPr>
          <w:rFonts w:hint="eastAsia" w:ascii="Times New Roman" w:hAnsi="Times New Roman" w:eastAsia="宋体" w:cs="Times New Roman"/>
          <w:kern w:val="2"/>
          <w:sz w:val="21"/>
          <w:szCs w:val="20"/>
          <w:lang w:val="en-US" w:eastAsia="zh-CN" w:bidi="ar-SA"/>
        </w:rPr>
        <w:t>年</w:t>
      </w:r>
      <w:r>
        <w:rPr>
          <w:rFonts w:hint="eastAsia" w:ascii="Times New Roman" w:hAnsi="Times New Roman" w:eastAsia="宋体" w:cs="Times New Roman"/>
          <w:kern w:val="2"/>
          <w:sz w:val="21"/>
          <w:szCs w:val="20"/>
          <w:u w:val="single"/>
          <w:lang w:val="en-US" w:eastAsia="zh-CN" w:bidi="ar-SA"/>
        </w:rPr>
        <w:t xml:space="preserve">  </w:t>
      </w:r>
      <w:r>
        <w:rPr>
          <w:rFonts w:hint="eastAsia" w:cs="Times New Roman"/>
          <w:kern w:val="2"/>
          <w:sz w:val="21"/>
          <w:szCs w:val="20"/>
          <w:u w:val="single"/>
          <w:lang w:val="en-US" w:eastAsia="zh-CN" w:bidi="ar-SA"/>
        </w:rPr>
        <w:t xml:space="preserve"> </w:t>
      </w:r>
      <w:r>
        <w:rPr>
          <w:rFonts w:hint="eastAsia" w:ascii="Times New Roman" w:hAnsi="Times New Roman" w:eastAsia="宋体" w:cs="Times New Roman"/>
          <w:kern w:val="2"/>
          <w:sz w:val="21"/>
          <w:szCs w:val="20"/>
          <w:lang w:val="en-US" w:eastAsia="zh-CN" w:bidi="ar-SA"/>
        </w:rPr>
        <w:t>月</w:t>
      </w:r>
      <w:r>
        <w:rPr>
          <w:rFonts w:hint="eastAsia" w:ascii="Times New Roman" w:hAnsi="Times New Roman" w:eastAsia="宋体" w:cs="Times New Roman"/>
          <w:kern w:val="2"/>
          <w:sz w:val="21"/>
          <w:szCs w:val="20"/>
          <w:u w:val="single"/>
          <w:lang w:val="en-US" w:eastAsia="zh-CN" w:bidi="ar-SA"/>
        </w:rPr>
        <w:t xml:space="preserve"> </w:t>
      </w:r>
      <w:r>
        <w:rPr>
          <w:rFonts w:hint="eastAsia" w:cs="Times New Roman"/>
          <w:kern w:val="2"/>
          <w:sz w:val="21"/>
          <w:szCs w:val="20"/>
          <w:u w:val="single"/>
          <w:lang w:val="en-US" w:eastAsia="zh-CN" w:bidi="ar-SA"/>
        </w:rPr>
        <w:t xml:space="preserve"> </w:t>
      </w:r>
      <w:r>
        <w:rPr>
          <w:rFonts w:hint="eastAsia" w:ascii="Times New Roman" w:hAnsi="Times New Roman" w:eastAsia="宋体" w:cs="Times New Roman"/>
          <w:kern w:val="2"/>
          <w:sz w:val="21"/>
          <w:szCs w:val="20"/>
          <w:u w:val="single"/>
          <w:lang w:val="en-US" w:eastAsia="zh-CN" w:bidi="ar-SA"/>
        </w:rPr>
        <w:t xml:space="preserve"> </w:t>
      </w:r>
      <w:r>
        <w:rPr>
          <w:rFonts w:hint="eastAsia" w:ascii="Times New Roman" w:hAnsi="Times New Roman" w:eastAsia="宋体" w:cs="Times New Roman"/>
          <w:kern w:val="2"/>
          <w:sz w:val="21"/>
          <w:szCs w:val="20"/>
          <w:lang w:val="en-US" w:eastAsia="zh-CN" w:bidi="ar-SA"/>
        </w:rPr>
        <w:t>日；</w:t>
      </w:r>
    </w:p>
    <w:p w14:paraId="72791AF0">
      <w:pPr>
        <w:keepNext w:val="0"/>
        <w:keepLines w:val="0"/>
        <w:pageBreakBefore w:val="0"/>
        <w:widowControl w:val="0"/>
        <w:suppressLineNumbers w:val="0"/>
        <w:tabs>
          <w:tab w:val="left" w:pos="720"/>
        </w:tabs>
        <w:kinsoku/>
        <w:wordWrap/>
        <w:overflowPunct/>
        <w:topLinePunct w:val="0"/>
        <w:autoSpaceDE/>
        <w:autoSpaceDN/>
        <w:bidi w:val="0"/>
        <w:adjustRightInd/>
        <w:snapToGrid/>
        <w:spacing w:before="0" w:beforeAutospacing="0" w:afterAutospacing="0" w:line="360" w:lineRule="auto"/>
        <w:ind w:left="420" w:leftChars="200" w:right="0" w:rightChars="0" w:firstLine="420" w:firstLineChars="200"/>
        <w:jc w:val="both"/>
        <w:textAlignment w:val="auto"/>
        <w:rPr>
          <w:rFonts w:hint="eastAsia" w:ascii="Times New Roman" w:hAnsi="Times New Roman" w:eastAsia="宋体" w:cs="Times New Roman"/>
          <w:kern w:val="2"/>
          <w:sz w:val="21"/>
          <w:szCs w:val="20"/>
          <w:lang w:val="en-US" w:eastAsia="zh-CN" w:bidi="ar-SA"/>
        </w:rPr>
      </w:pPr>
      <w:r>
        <w:rPr>
          <w:rFonts w:hint="eastAsia" w:ascii="Times New Roman" w:hAnsi="Times New Roman" w:eastAsia="宋体" w:cs="Times New Roman"/>
          <w:kern w:val="2"/>
          <w:sz w:val="21"/>
          <w:szCs w:val="20"/>
          <w:lang w:val="en-US" w:eastAsia="zh-CN" w:bidi="ar-SA"/>
        </w:rPr>
        <w:t>□从本合同签署之日起至项目质保期届满</w:t>
      </w:r>
      <w:r>
        <w:rPr>
          <w:rFonts w:hint="eastAsia" w:cs="Times New Roman"/>
          <w:kern w:val="2"/>
          <w:sz w:val="21"/>
          <w:szCs w:val="20"/>
          <w:lang w:val="en-US" w:eastAsia="zh-CN" w:bidi="ar-SA"/>
        </w:rPr>
        <w:t>（</w:t>
      </w:r>
      <w:r>
        <w:rPr>
          <w:rFonts w:hint="eastAsia" w:ascii="Times New Roman" w:hAnsi="Times New Roman" w:eastAsia="宋体" w:cs="Times New Roman"/>
          <w:kern w:val="2"/>
          <w:sz w:val="21"/>
          <w:szCs w:val="20"/>
          <w:lang w:val="en-US" w:eastAsia="zh-CN" w:bidi="ar-SA"/>
        </w:rPr>
        <w:t>但最迟不超过</w:t>
      </w:r>
      <w:r>
        <w:rPr>
          <w:rFonts w:hint="eastAsia" w:ascii="Times New Roman" w:hAnsi="Times New Roman" w:eastAsia="宋体" w:cs="Times New Roman"/>
          <w:kern w:val="2"/>
          <w:sz w:val="21"/>
          <w:szCs w:val="20"/>
          <w:u w:val="single"/>
          <w:lang w:val="en-US" w:eastAsia="zh-CN" w:bidi="ar-SA"/>
        </w:rPr>
        <w:t xml:space="preserve">    </w:t>
      </w:r>
      <w:r>
        <w:rPr>
          <w:rFonts w:hint="eastAsia" w:ascii="Times New Roman" w:hAnsi="Times New Roman" w:eastAsia="宋体" w:cs="Times New Roman"/>
          <w:kern w:val="2"/>
          <w:sz w:val="21"/>
          <w:szCs w:val="20"/>
          <w:lang w:val="en-US" w:eastAsia="zh-CN" w:bidi="ar-SA"/>
        </w:rPr>
        <w:t>年</w:t>
      </w:r>
      <w:r>
        <w:rPr>
          <w:rFonts w:hint="eastAsia" w:ascii="Times New Roman" w:hAnsi="Times New Roman" w:eastAsia="宋体" w:cs="Times New Roman"/>
          <w:kern w:val="2"/>
          <w:sz w:val="21"/>
          <w:szCs w:val="20"/>
          <w:u w:val="single"/>
          <w:lang w:val="en-US" w:eastAsia="zh-CN" w:bidi="ar-SA"/>
        </w:rPr>
        <w:t xml:space="preserve">  </w:t>
      </w:r>
      <w:r>
        <w:rPr>
          <w:rFonts w:hint="eastAsia" w:ascii="Times New Roman" w:hAnsi="Times New Roman" w:eastAsia="宋体" w:cs="Times New Roman"/>
          <w:kern w:val="2"/>
          <w:sz w:val="21"/>
          <w:szCs w:val="20"/>
          <w:lang w:val="en-US" w:eastAsia="zh-CN" w:bidi="ar-SA"/>
        </w:rPr>
        <w:t>月</w:t>
      </w:r>
      <w:r>
        <w:rPr>
          <w:rFonts w:hint="eastAsia" w:ascii="Times New Roman" w:hAnsi="Times New Roman" w:eastAsia="宋体" w:cs="Times New Roman"/>
          <w:kern w:val="2"/>
          <w:sz w:val="21"/>
          <w:szCs w:val="20"/>
          <w:u w:val="single"/>
          <w:lang w:val="en-US" w:eastAsia="zh-CN" w:bidi="ar-SA"/>
        </w:rPr>
        <w:t xml:space="preserve">  </w:t>
      </w:r>
      <w:r>
        <w:rPr>
          <w:rFonts w:hint="eastAsia" w:ascii="Times New Roman" w:hAnsi="Times New Roman" w:eastAsia="宋体" w:cs="Times New Roman"/>
          <w:kern w:val="2"/>
          <w:sz w:val="21"/>
          <w:szCs w:val="20"/>
          <w:lang w:val="en-US" w:eastAsia="zh-CN" w:bidi="ar-SA"/>
        </w:rPr>
        <w:t>日</w:t>
      </w:r>
      <w:r>
        <w:rPr>
          <w:rFonts w:hint="eastAsia" w:cs="Times New Roman"/>
          <w:kern w:val="2"/>
          <w:sz w:val="21"/>
          <w:szCs w:val="20"/>
          <w:lang w:val="en-US" w:eastAsia="zh-CN" w:bidi="ar-SA"/>
        </w:rPr>
        <w:t>）</w:t>
      </w:r>
      <w:r>
        <w:rPr>
          <w:rFonts w:hint="eastAsia" w:ascii="Times New Roman" w:hAnsi="Times New Roman" w:eastAsia="宋体" w:cs="Times New Roman"/>
          <w:kern w:val="2"/>
          <w:sz w:val="21"/>
          <w:szCs w:val="20"/>
          <w:lang w:val="en-US" w:eastAsia="zh-CN" w:bidi="ar-SA"/>
        </w:rPr>
        <w:t>；</w:t>
      </w:r>
    </w:p>
    <w:p w14:paraId="2C43E66A">
      <w:pPr>
        <w:keepNext w:val="0"/>
        <w:keepLines w:val="0"/>
        <w:pageBreakBefore w:val="0"/>
        <w:widowControl w:val="0"/>
        <w:suppressLineNumbers w:val="0"/>
        <w:tabs>
          <w:tab w:val="left" w:pos="720"/>
        </w:tabs>
        <w:kinsoku/>
        <w:wordWrap/>
        <w:overflowPunct/>
        <w:topLinePunct w:val="0"/>
        <w:autoSpaceDE/>
        <w:autoSpaceDN/>
        <w:bidi w:val="0"/>
        <w:adjustRightInd/>
        <w:snapToGrid/>
        <w:spacing w:before="0" w:beforeAutospacing="0" w:afterAutospacing="0" w:line="360" w:lineRule="auto"/>
        <w:ind w:left="420" w:leftChars="200" w:right="0" w:rightChars="0" w:firstLine="420" w:firstLineChars="200"/>
        <w:jc w:val="both"/>
        <w:textAlignment w:val="auto"/>
        <w:rPr>
          <w:rFonts w:hint="eastAsia" w:ascii="Times New Roman" w:hAnsi="Times New Roman" w:eastAsia="宋体" w:cs="Times New Roman"/>
          <w:kern w:val="2"/>
          <w:sz w:val="21"/>
          <w:szCs w:val="20"/>
          <w:lang w:val="en-US" w:eastAsia="zh-CN" w:bidi="ar-SA"/>
        </w:rPr>
      </w:pPr>
      <w:r>
        <w:rPr>
          <w:rFonts w:hint="eastAsia" w:ascii="Times New Roman" w:hAnsi="Times New Roman" w:eastAsia="宋体" w:cs="Times New Roman"/>
          <w:kern w:val="2"/>
          <w:sz w:val="21"/>
          <w:szCs w:val="20"/>
          <w:lang w:val="en-US" w:eastAsia="zh-CN" w:bidi="ar-SA"/>
        </w:rPr>
        <w:t>□从本合同签署之日起至项目验收合格之日止（但最迟不超过</w:t>
      </w:r>
      <w:r>
        <w:rPr>
          <w:rFonts w:hint="eastAsia" w:ascii="Times New Roman" w:hAnsi="Times New Roman" w:eastAsia="宋体" w:cs="Times New Roman"/>
          <w:kern w:val="2"/>
          <w:sz w:val="21"/>
          <w:szCs w:val="20"/>
          <w:u w:val="single"/>
          <w:lang w:val="en-US" w:eastAsia="zh-CN" w:bidi="ar-SA"/>
        </w:rPr>
        <w:t xml:space="preserve">    </w:t>
      </w:r>
      <w:r>
        <w:rPr>
          <w:rFonts w:hint="eastAsia" w:ascii="Times New Roman" w:hAnsi="Times New Roman" w:eastAsia="宋体" w:cs="Times New Roman"/>
          <w:kern w:val="2"/>
          <w:sz w:val="21"/>
          <w:szCs w:val="20"/>
          <w:lang w:val="en-US" w:eastAsia="zh-CN" w:bidi="ar-SA"/>
        </w:rPr>
        <w:t>年</w:t>
      </w:r>
      <w:r>
        <w:rPr>
          <w:rFonts w:hint="eastAsia" w:ascii="Times New Roman" w:hAnsi="Times New Roman" w:eastAsia="宋体" w:cs="Times New Roman"/>
          <w:kern w:val="2"/>
          <w:sz w:val="21"/>
          <w:szCs w:val="20"/>
          <w:u w:val="single"/>
          <w:lang w:val="en-US" w:eastAsia="zh-CN" w:bidi="ar-SA"/>
        </w:rPr>
        <w:t xml:space="preserve">  </w:t>
      </w:r>
      <w:r>
        <w:rPr>
          <w:rFonts w:hint="eastAsia" w:ascii="Times New Roman" w:hAnsi="Times New Roman" w:eastAsia="宋体" w:cs="Times New Roman"/>
          <w:kern w:val="2"/>
          <w:sz w:val="21"/>
          <w:szCs w:val="20"/>
          <w:lang w:val="en-US" w:eastAsia="zh-CN" w:bidi="ar-SA"/>
        </w:rPr>
        <w:t>月</w:t>
      </w:r>
      <w:r>
        <w:rPr>
          <w:rFonts w:hint="eastAsia" w:ascii="Times New Roman" w:hAnsi="Times New Roman" w:eastAsia="宋体" w:cs="Times New Roman"/>
          <w:kern w:val="2"/>
          <w:sz w:val="21"/>
          <w:szCs w:val="20"/>
          <w:u w:val="single"/>
          <w:lang w:val="en-US" w:eastAsia="zh-CN" w:bidi="ar-SA"/>
        </w:rPr>
        <w:t xml:space="preserve">  </w:t>
      </w:r>
      <w:r>
        <w:rPr>
          <w:rFonts w:hint="eastAsia" w:ascii="Times New Roman" w:hAnsi="Times New Roman" w:eastAsia="宋体" w:cs="Times New Roman"/>
          <w:kern w:val="2"/>
          <w:sz w:val="21"/>
          <w:szCs w:val="20"/>
          <w:lang w:val="en-US" w:eastAsia="zh-CN" w:bidi="ar-SA"/>
        </w:rPr>
        <w:t>日）；</w:t>
      </w:r>
    </w:p>
    <w:p w14:paraId="21E308B2">
      <w:pPr>
        <w:keepNext w:val="0"/>
        <w:keepLines w:val="0"/>
        <w:pageBreakBefore w:val="0"/>
        <w:widowControl w:val="0"/>
        <w:suppressLineNumbers w:val="0"/>
        <w:tabs>
          <w:tab w:val="left" w:pos="720"/>
        </w:tabs>
        <w:kinsoku/>
        <w:wordWrap/>
        <w:overflowPunct/>
        <w:topLinePunct w:val="0"/>
        <w:autoSpaceDE/>
        <w:autoSpaceDN/>
        <w:bidi w:val="0"/>
        <w:adjustRightInd/>
        <w:snapToGrid/>
        <w:spacing w:before="0" w:beforeAutospacing="0" w:afterAutospacing="0" w:line="360" w:lineRule="auto"/>
        <w:ind w:left="420" w:leftChars="200" w:right="0" w:rightChars="0" w:firstLine="420" w:firstLineChars="200"/>
        <w:jc w:val="both"/>
        <w:textAlignment w:val="auto"/>
        <w:rPr>
          <w:rFonts w:hint="eastAsia" w:ascii="Times New Roman" w:hAnsi="Times New Roman" w:eastAsia="宋体" w:cs="Times New Roman"/>
          <w:kern w:val="2"/>
          <w:sz w:val="21"/>
          <w:szCs w:val="20"/>
          <w:lang w:val="en-US" w:eastAsia="zh-CN" w:bidi="ar-SA"/>
        </w:rPr>
      </w:pPr>
      <w:r>
        <w:rPr>
          <w:rFonts w:hint="eastAsia" w:ascii="Times New Roman" w:hAnsi="Times New Roman" w:eastAsia="宋体" w:cs="Times New Roman"/>
          <w:kern w:val="2"/>
          <w:sz w:val="21"/>
          <w:szCs w:val="20"/>
          <w:lang w:val="en-US" w:eastAsia="zh-CN" w:bidi="ar-SA"/>
        </w:rPr>
        <w:t>□其他：</w:t>
      </w:r>
      <w:r>
        <w:rPr>
          <w:rFonts w:hint="eastAsia" w:ascii="Times New Roman" w:hAnsi="Times New Roman" w:eastAsia="宋体" w:cs="Times New Roman"/>
          <w:kern w:val="2"/>
          <w:sz w:val="21"/>
          <w:szCs w:val="20"/>
          <w:u w:val="single"/>
          <w:lang w:val="en-US" w:eastAsia="zh-CN" w:bidi="ar-SA"/>
        </w:rPr>
        <w:t xml:space="preserve">                                                        </w:t>
      </w:r>
      <w:r>
        <w:rPr>
          <w:rFonts w:hint="eastAsia" w:ascii="Times New Roman" w:hAnsi="Times New Roman" w:eastAsia="宋体" w:cs="Times New Roman"/>
          <w:kern w:val="2"/>
          <w:sz w:val="21"/>
          <w:szCs w:val="20"/>
          <w:lang w:val="en-US" w:eastAsia="zh-CN" w:bidi="ar-SA"/>
        </w:rPr>
        <w:t>；</w:t>
      </w:r>
    </w:p>
    <w:p w14:paraId="13FE3672">
      <w:pPr>
        <w:pStyle w:val="28"/>
        <w:keepNext w:val="0"/>
        <w:keepLines w:val="0"/>
        <w:pageBreakBefore w:val="0"/>
        <w:widowControl w:val="0"/>
        <w:numPr>
          <w:ilvl w:val="1"/>
          <w:numId w:val="3"/>
        </w:numPr>
        <w:kinsoku/>
        <w:wordWrap/>
        <w:overflowPunct/>
        <w:topLinePunct w:val="0"/>
        <w:autoSpaceDE/>
        <w:autoSpaceDN/>
        <w:bidi w:val="0"/>
        <w:adjustRightInd/>
        <w:snapToGrid/>
        <w:ind w:left="0" w:leftChars="0" w:firstLine="420" w:firstLineChars="200"/>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服务地点：</w:t>
      </w:r>
    </w:p>
    <w:p w14:paraId="52FDF056">
      <w:pPr>
        <w:keepNext w:val="0"/>
        <w:keepLines w:val="0"/>
        <w:pageBreakBefore w:val="0"/>
        <w:widowControl w:val="0"/>
        <w:suppressLineNumbers w:val="0"/>
        <w:tabs>
          <w:tab w:val="left" w:pos="720"/>
        </w:tabs>
        <w:kinsoku/>
        <w:wordWrap/>
        <w:overflowPunct/>
        <w:topLinePunct w:val="0"/>
        <w:autoSpaceDE/>
        <w:autoSpaceDN/>
        <w:bidi w:val="0"/>
        <w:adjustRightInd/>
        <w:snapToGrid/>
        <w:spacing w:before="0" w:beforeAutospacing="0" w:afterAutospacing="0" w:line="360" w:lineRule="auto"/>
        <w:ind w:left="420" w:leftChars="200" w:right="0" w:rightChars="0" w:firstLine="420" w:firstLineChars="200"/>
        <w:jc w:val="both"/>
        <w:textAlignment w:val="auto"/>
        <w:rPr>
          <w:rFonts w:hint="eastAsia" w:ascii="Times New Roman" w:hAnsi="Times New Roman" w:eastAsia="宋体" w:cs="Times New Roman"/>
          <w:color w:val="000000" w:themeColor="text1"/>
          <w:kern w:val="2"/>
          <w:sz w:val="21"/>
          <w:szCs w:val="20"/>
          <w:lang w:val="en-US" w:eastAsia="zh-CN" w:bidi="ar-SA"/>
          <w14:textFill>
            <w14:solidFill>
              <w14:schemeClr w14:val="tx1"/>
            </w14:solidFill>
          </w14:textFill>
        </w:rPr>
      </w:pPr>
      <w:r>
        <w:rPr>
          <w:rFonts w:hint="eastAsia" w:ascii="Times New Roman" w:hAnsi="Times New Roman" w:eastAsia="宋体" w:cs="Times New Roman"/>
          <w:kern w:val="2"/>
          <w:sz w:val="21"/>
          <w:szCs w:val="20"/>
          <w:lang w:val="en-US" w:eastAsia="zh-CN" w:bidi="ar-SA"/>
        </w:rPr>
        <w:t>□甲方指定地点</w:t>
      </w:r>
      <w:r>
        <w:rPr>
          <w:rFonts w:hint="eastAsia" w:ascii="Times New Roman" w:hAnsi="Times New Roman" w:eastAsia="宋体" w:cs="Times New Roman"/>
          <w:kern w:val="2"/>
          <w:sz w:val="21"/>
          <w:szCs w:val="20"/>
          <w:u w:val="single"/>
          <w:lang w:val="en-US" w:eastAsia="zh-CN" w:bidi="ar-SA"/>
        </w:rPr>
        <w:t xml:space="preserve">              </w:t>
      </w:r>
      <w:r>
        <w:rPr>
          <w:rFonts w:hint="eastAsia" w:ascii="Times New Roman" w:hAnsi="Times New Roman" w:eastAsia="宋体" w:cs="Times New Roman"/>
          <w:kern w:val="2"/>
          <w:sz w:val="21"/>
          <w:szCs w:val="20"/>
          <w:lang w:val="en-US" w:eastAsia="zh-CN" w:bidi="ar-SA"/>
        </w:rPr>
        <w:t>；</w:t>
      </w:r>
    </w:p>
    <w:p w14:paraId="1FE7F915">
      <w:pPr>
        <w:keepNext w:val="0"/>
        <w:keepLines w:val="0"/>
        <w:pageBreakBefore w:val="0"/>
        <w:widowControl w:val="0"/>
        <w:suppressLineNumbers w:val="0"/>
        <w:tabs>
          <w:tab w:val="left" w:pos="720"/>
        </w:tabs>
        <w:kinsoku/>
        <w:wordWrap/>
        <w:overflowPunct/>
        <w:topLinePunct w:val="0"/>
        <w:autoSpaceDE/>
        <w:autoSpaceDN/>
        <w:bidi w:val="0"/>
        <w:adjustRightInd/>
        <w:snapToGrid/>
        <w:spacing w:before="0" w:beforeAutospacing="0" w:afterAutospacing="0" w:line="360" w:lineRule="auto"/>
        <w:ind w:left="420" w:leftChars="200" w:right="0" w:rightChars="0" w:firstLine="420" w:firstLineChars="200"/>
        <w:jc w:val="both"/>
        <w:textAlignment w:val="auto"/>
        <w:rPr>
          <w:rFonts w:hint="eastAsia" w:ascii="Times New Roman" w:hAnsi="Times New Roman" w:eastAsia="宋体" w:cs="Times New Roman"/>
          <w:kern w:val="2"/>
          <w:sz w:val="21"/>
          <w:szCs w:val="20"/>
          <w:lang w:val="en-US" w:eastAsia="zh-CN" w:bidi="ar-SA"/>
        </w:rPr>
      </w:pPr>
      <w:r>
        <w:rPr>
          <w:rFonts w:hint="eastAsia" w:ascii="Times New Roman" w:hAnsi="Times New Roman" w:eastAsia="宋体" w:cs="Times New Roman"/>
          <w:kern w:val="2"/>
          <w:sz w:val="21"/>
          <w:szCs w:val="20"/>
          <w:lang w:val="en-US" w:eastAsia="zh-CN" w:bidi="ar-SA"/>
        </w:rPr>
        <w:t>□远程交付服务；</w:t>
      </w:r>
    </w:p>
    <w:p w14:paraId="357E5D4D">
      <w:pPr>
        <w:keepNext w:val="0"/>
        <w:keepLines w:val="0"/>
        <w:pageBreakBefore w:val="0"/>
        <w:widowControl w:val="0"/>
        <w:suppressLineNumbers w:val="0"/>
        <w:tabs>
          <w:tab w:val="left" w:pos="720"/>
        </w:tabs>
        <w:kinsoku/>
        <w:wordWrap/>
        <w:overflowPunct/>
        <w:topLinePunct w:val="0"/>
        <w:autoSpaceDE/>
        <w:autoSpaceDN/>
        <w:bidi w:val="0"/>
        <w:adjustRightInd/>
        <w:snapToGrid/>
        <w:spacing w:before="0" w:beforeAutospacing="0" w:afterAutospacing="0" w:line="360" w:lineRule="auto"/>
        <w:ind w:left="420" w:leftChars="200" w:right="0" w:rightChars="0" w:firstLine="420" w:firstLineChars="200"/>
        <w:jc w:val="both"/>
        <w:textAlignment w:val="auto"/>
        <w:rPr>
          <w:rFonts w:hint="eastAsia" w:ascii="Times New Roman" w:hAnsi="Times New Roman" w:eastAsia="宋体" w:cs="Times New Roman"/>
          <w:kern w:val="2"/>
          <w:sz w:val="21"/>
          <w:szCs w:val="20"/>
          <w:lang w:val="en-US" w:eastAsia="zh-CN" w:bidi="ar-SA"/>
        </w:rPr>
      </w:pPr>
      <w:r>
        <w:rPr>
          <w:rFonts w:hint="eastAsia" w:ascii="Times New Roman" w:hAnsi="Times New Roman" w:eastAsia="宋体" w:cs="Times New Roman"/>
          <w:kern w:val="2"/>
          <w:sz w:val="21"/>
          <w:szCs w:val="20"/>
          <w:lang w:val="en-US" w:eastAsia="zh-CN" w:bidi="ar-SA"/>
        </w:rPr>
        <w:t>□混合方式。需要乙方人员现场服务的，现场办公、差旅及驻场费用按照附件一或双方另行书面确认的标准执行</w:t>
      </w:r>
      <w:r>
        <w:rPr>
          <w:rFonts w:hint="eastAsia" w:eastAsia="宋体" w:cs="Times New Roman"/>
          <w:kern w:val="2"/>
          <w:sz w:val="21"/>
          <w:szCs w:val="20"/>
          <w:lang w:val="en-US" w:eastAsia="zh-CN" w:bidi="ar-SA"/>
        </w:rPr>
        <w:t>；</w:t>
      </w:r>
    </w:p>
    <w:p w14:paraId="00AC6CA4">
      <w:pPr>
        <w:pStyle w:val="2"/>
        <w:numPr>
          <w:ilvl w:val="0"/>
          <w:numId w:val="3"/>
        </w:numPr>
        <w:bidi w:val="0"/>
        <w:ind w:left="425" w:leftChars="0" w:hanging="425" w:firstLineChars="0"/>
        <w:rPr>
          <w:rFonts w:ascii="宋体" w:hAnsi="宋体" w:cs="Arial"/>
          <w:sz w:val="24"/>
        </w:rPr>
      </w:pPr>
      <w:r>
        <w:rPr>
          <w:rFonts w:hint="eastAsia"/>
          <w:lang w:val="en-US" w:eastAsia="zh-CN"/>
        </w:rPr>
        <w:t>验收标准和方法</w:t>
      </w:r>
    </w:p>
    <w:p w14:paraId="5E8EE857">
      <w:pPr>
        <w:pStyle w:val="28"/>
        <w:keepNext w:val="0"/>
        <w:keepLines w:val="0"/>
        <w:pageBreakBefore w:val="0"/>
        <w:widowControl w:val="0"/>
        <w:numPr>
          <w:ilvl w:val="1"/>
          <w:numId w:val="3"/>
        </w:numPr>
        <w:kinsoku/>
        <w:wordWrap/>
        <w:overflowPunct/>
        <w:topLinePunct w:val="0"/>
        <w:autoSpaceDE/>
        <w:autoSpaceDN/>
        <w:bidi w:val="0"/>
        <w:adjustRightInd/>
        <w:snapToGrid/>
        <w:ind w:left="0" w:leftChars="0" w:firstLine="420" w:firstLineChars="200"/>
        <w:textAlignment w:val="auto"/>
        <w:rPr>
          <w:rFonts w:hint="eastAsia" w:ascii="Times New Roman" w:hAnsi="Times New Roman" w:eastAsia="宋体" w:cs="Times New Roman"/>
          <w:lang w:val="en-US" w:eastAsia="zh-CN"/>
        </w:rPr>
      </w:pPr>
      <w:r>
        <w:rPr>
          <w:rFonts w:hint="eastAsia" w:cs="Times New Roman"/>
          <w:lang w:val="en-US" w:eastAsia="zh-CN"/>
        </w:rPr>
        <w:t>验收依据</w:t>
      </w:r>
      <w:r>
        <w:rPr>
          <w:rFonts w:hint="eastAsia" w:ascii="Times New Roman" w:hAnsi="Times New Roman" w:eastAsia="宋体" w:cs="Times New Roman"/>
          <w:lang w:val="en-US" w:eastAsia="zh-CN"/>
        </w:rPr>
        <w:t>：</w:t>
      </w:r>
      <w:r>
        <w:rPr>
          <w:rFonts w:hint="eastAsia" w:ascii="Times New Roman" w:hAnsi="Times New Roman" w:eastAsia="宋体" w:cs="Times New Roman"/>
          <w:u w:val="single"/>
          <w:lang w:val="en-US" w:eastAsia="zh-CN"/>
        </w:rPr>
        <w:t xml:space="preserve">       合同第二条款              </w:t>
      </w:r>
      <w:r>
        <w:rPr>
          <w:rFonts w:hint="eastAsia" w:ascii="Times New Roman" w:hAnsi="Times New Roman" w:eastAsia="宋体" w:cs="Times New Roman"/>
          <w:lang w:val="en-US" w:eastAsia="zh-CN"/>
        </w:rPr>
        <w:t>。</w:t>
      </w:r>
    </w:p>
    <w:p w14:paraId="64018896">
      <w:pPr>
        <w:pStyle w:val="28"/>
        <w:keepNext w:val="0"/>
        <w:keepLines w:val="0"/>
        <w:pageBreakBefore w:val="0"/>
        <w:widowControl w:val="0"/>
        <w:numPr>
          <w:ilvl w:val="1"/>
          <w:numId w:val="3"/>
        </w:numPr>
        <w:kinsoku/>
        <w:wordWrap/>
        <w:overflowPunct/>
        <w:topLinePunct w:val="0"/>
        <w:autoSpaceDE/>
        <w:autoSpaceDN/>
        <w:bidi w:val="0"/>
        <w:adjustRightInd/>
        <w:snapToGrid/>
        <w:ind w:left="0" w:leftChars="0" w:firstLine="420"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验收标准：</w:t>
      </w:r>
      <w:r>
        <w:rPr>
          <w:rFonts w:hint="eastAsia" w:ascii="Times New Roman" w:hAnsi="Times New Roman" w:eastAsia="宋体" w:cs="Times New Roman"/>
          <w:u w:val="single"/>
          <w:lang w:val="en-US" w:eastAsia="zh-CN"/>
        </w:rPr>
        <w:t xml:space="preserve">   </w:t>
      </w:r>
      <w:r>
        <w:rPr>
          <w:rFonts w:hint="eastAsia" w:ascii="Times New Roman" w:hAnsi="Times New Roman" w:eastAsia="宋体" w:cs="Times New Roman"/>
          <w:kern w:val="2"/>
          <w:sz w:val="21"/>
          <w:szCs w:val="24"/>
          <w:u w:val="single"/>
          <w:lang w:val="en-US" w:eastAsia="zh-CN" w:bidi="ar-SA"/>
        </w:rPr>
        <w:t>以本合同第</w:t>
      </w:r>
      <w:r>
        <w:rPr>
          <w:rFonts w:hint="eastAsia" w:eastAsia="宋体" w:cs="Times New Roman"/>
          <w:kern w:val="2"/>
          <w:sz w:val="21"/>
          <w:szCs w:val="24"/>
          <w:u w:val="single"/>
          <w:lang w:val="en-US" w:eastAsia="zh-CN" w:bidi="ar-SA"/>
        </w:rPr>
        <w:t>二</w:t>
      </w:r>
      <w:r>
        <w:rPr>
          <w:rFonts w:hint="eastAsia" w:ascii="Times New Roman" w:hAnsi="Times New Roman" w:eastAsia="宋体" w:cs="Times New Roman"/>
          <w:kern w:val="2"/>
          <w:sz w:val="21"/>
          <w:szCs w:val="24"/>
          <w:u w:val="single"/>
          <w:lang w:val="en-US" w:eastAsia="zh-CN" w:bidi="ar-SA"/>
        </w:rPr>
        <w:t>条第</w:t>
      </w:r>
      <w:r>
        <w:rPr>
          <w:rFonts w:hint="eastAsia" w:cs="Times New Roman"/>
          <w:kern w:val="2"/>
          <w:sz w:val="21"/>
          <w:szCs w:val="24"/>
          <w:u w:val="single"/>
          <w:lang w:val="en-US" w:eastAsia="zh-CN" w:bidi="ar-SA"/>
        </w:rPr>
        <w:t>3</w:t>
      </w:r>
      <w:r>
        <w:rPr>
          <w:rFonts w:hint="eastAsia" w:ascii="Times New Roman" w:hAnsi="Times New Roman" w:eastAsia="宋体" w:cs="Times New Roman"/>
          <w:kern w:val="2"/>
          <w:sz w:val="21"/>
          <w:szCs w:val="24"/>
          <w:u w:val="single"/>
          <w:lang w:val="en-US" w:eastAsia="zh-CN" w:bidi="ar-SA"/>
        </w:rPr>
        <w:t>款约定的软件功能描述</w:t>
      </w:r>
      <w:r>
        <w:rPr>
          <w:rFonts w:hint="eastAsia" w:eastAsia="宋体" w:cs="Times New Roman"/>
          <w:kern w:val="2"/>
          <w:sz w:val="21"/>
          <w:szCs w:val="24"/>
          <w:u w:val="single"/>
          <w:lang w:val="en-US" w:eastAsia="zh-CN" w:bidi="ar-SA"/>
        </w:rPr>
        <w:t>及技术服务内容</w:t>
      </w:r>
      <w:r>
        <w:rPr>
          <w:rFonts w:hint="eastAsia" w:ascii="Times New Roman" w:hAnsi="Times New Roman" w:eastAsia="宋体" w:cs="Times New Roman"/>
          <w:kern w:val="2"/>
          <w:sz w:val="21"/>
          <w:szCs w:val="24"/>
          <w:u w:val="single"/>
          <w:lang w:val="en-US" w:eastAsia="zh-CN" w:bidi="ar-SA"/>
        </w:rPr>
        <w:t>为依据，同时应符合国家相关法律法规及行业标准</w:t>
      </w:r>
      <w:r>
        <w:rPr>
          <w:rFonts w:hint="eastAsia" w:ascii="Times New Roman" w:hAnsi="Times New Roman" w:eastAsia="宋体" w:cs="Times New Roman"/>
          <w:lang w:val="en-US" w:eastAsia="zh-CN"/>
        </w:rPr>
        <w:t>。</w:t>
      </w:r>
    </w:p>
    <w:p w14:paraId="091B1BD5">
      <w:pPr>
        <w:pStyle w:val="28"/>
        <w:keepNext w:val="0"/>
        <w:keepLines w:val="0"/>
        <w:pageBreakBefore w:val="0"/>
        <w:widowControl w:val="0"/>
        <w:numPr>
          <w:ilvl w:val="1"/>
          <w:numId w:val="3"/>
        </w:numPr>
        <w:kinsoku/>
        <w:wordWrap/>
        <w:overflowPunct/>
        <w:topLinePunct w:val="0"/>
        <w:autoSpaceDE/>
        <w:autoSpaceDN/>
        <w:bidi w:val="0"/>
        <w:adjustRightInd/>
        <w:snapToGrid/>
        <w:ind w:left="0" w:leftChars="0" w:firstLine="420"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验收地点：</w:t>
      </w:r>
      <w:r>
        <w:rPr>
          <w:rFonts w:hint="eastAsia" w:ascii="Times New Roman" w:hAnsi="Times New Roman" w:eastAsia="宋体" w:cs="Times New Roman"/>
          <w:u w:val="single"/>
          <w:lang w:val="en-US" w:eastAsia="zh-CN"/>
        </w:rPr>
        <w:t xml:space="preserve">                  </w:t>
      </w:r>
      <w:r>
        <w:rPr>
          <w:rFonts w:hint="eastAsia" w:ascii="Times New Roman" w:hAnsi="Times New Roman" w:eastAsia="宋体" w:cs="Times New Roman"/>
          <w:lang w:val="en-US" w:eastAsia="zh-CN"/>
        </w:rPr>
        <w:t>。</w:t>
      </w:r>
    </w:p>
    <w:p w14:paraId="3F1A1474">
      <w:pPr>
        <w:pStyle w:val="28"/>
        <w:keepNext w:val="0"/>
        <w:keepLines w:val="0"/>
        <w:pageBreakBefore w:val="0"/>
        <w:widowControl w:val="0"/>
        <w:numPr>
          <w:ilvl w:val="1"/>
          <w:numId w:val="3"/>
        </w:numPr>
        <w:kinsoku/>
        <w:wordWrap/>
        <w:overflowPunct/>
        <w:topLinePunct w:val="0"/>
        <w:autoSpaceDE/>
        <w:autoSpaceDN/>
        <w:bidi w:val="0"/>
        <w:adjustRightInd/>
        <w:snapToGrid/>
        <w:ind w:left="0" w:leftChars="0" w:firstLine="420" w:firstLineChars="200"/>
        <w:textAlignment w:val="auto"/>
      </w:pPr>
      <w:r>
        <w:rPr>
          <w:rFonts w:hint="eastAsia" w:ascii="Times New Roman" w:hAnsi="Times New Roman" w:eastAsia="宋体" w:cs="Times New Roman"/>
          <w:lang w:val="en-US" w:eastAsia="zh-CN"/>
        </w:rPr>
        <w:t>验收时间和方式</w:t>
      </w:r>
    </w:p>
    <w:p w14:paraId="155B3DF1">
      <w:pPr>
        <w:pStyle w:val="28"/>
        <w:keepNext w:val="0"/>
        <w:keepLines w:val="0"/>
        <w:pageBreakBefore w:val="0"/>
        <w:widowControl w:val="0"/>
        <w:numPr>
          <w:ilvl w:val="2"/>
          <w:numId w:val="3"/>
        </w:numPr>
        <w:kinsoku/>
        <w:wordWrap/>
        <w:overflowPunct/>
        <w:topLinePunct w:val="0"/>
        <w:autoSpaceDE/>
        <w:autoSpaceDN/>
        <w:bidi w:val="0"/>
        <w:adjustRightInd/>
        <w:snapToGrid/>
        <w:ind w:left="420" w:leftChars="0" w:firstLine="420"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乙方完成全部合同服务后，向甲方发出书面验收申请，甲方在</w:t>
      </w:r>
      <w:r>
        <w:rPr>
          <w:rFonts w:hint="eastAsia" w:ascii="Times New Roman" w:hAnsi="Times New Roman" w:eastAsia="宋体" w:cs="Times New Roman"/>
          <w:u w:val="single"/>
          <w:lang w:val="en-US" w:eastAsia="zh-CN"/>
        </w:rPr>
        <w:t xml:space="preserve"> </w:t>
      </w:r>
      <w:r>
        <w:rPr>
          <w:rFonts w:hint="eastAsia" w:cs="Times New Roman"/>
          <w:u w:val="single"/>
          <w:lang w:val="en-US" w:eastAsia="zh-CN"/>
        </w:rPr>
        <w:t>5</w:t>
      </w:r>
      <w:r>
        <w:rPr>
          <w:rFonts w:hint="eastAsia" w:ascii="Times New Roman" w:hAnsi="Times New Roman" w:eastAsia="宋体" w:cs="Times New Roman"/>
          <w:u w:val="single"/>
          <w:lang w:val="en-US" w:eastAsia="zh-CN"/>
        </w:rPr>
        <w:t xml:space="preserve"> </w:t>
      </w:r>
      <w:r>
        <w:rPr>
          <w:rFonts w:hint="eastAsia" w:cs="Times New Roman"/>
          <w:u w:val="none"/>
          <w:lang w:val="en-US" w:eastAsia="zh-CN"/>
        </w:rPr>
        <w:t>个工作</w:t>
      </w:r>
      <w:r>
        <w:rPr>
          <w:rFonts w:hint="eastAsia" w:ascii="Times New Roman" w:hAnsi="Times New Roman" w:eastAsia="宋体" w:cs="Times New Roman"/>
          <w:lang w:val="en-US" w:eastAsia="zh-CN"/>
        </w:rPr>
        <w:t>日内依据验收标准组织相关方验收</w:t>
      </w:r>
      <w:r>
        <w:rPr>
          <w:rFonts w:hint="eastAsia" w:cs="Times New Roman"/>
          <w:lang w:val="en-US" w:eastAsia="zh-CN"/>
        </w:rPr>
        <w:t>，</w:t>
      </w:r>
      <w:r>
        <w:rPr>
          <w:rFonts w:hint="eastAsia" w:ascii="Times New Roman" w:hAnsi="Times New Roman" w:eastAsia="宋体" w:cs="Times New Roman"/>
          <w:kern w:val="2"/>
          <w:sz w:val="21"/>
          <w:szCs w:val="20"/>
          <w:lang w:val="en-US" w:eastAsia="zh-CN" w:bidi="ar-SA"/>
        </w:rPr>
        <w:t>并一次性提出书面异议及整改要求</w:t>
      </w:r>
      <w:r>
        <w:rPr>
          <w:rFonts w:hint="eastAsia" w:ascii="Times New Roman" w:hAnsi="Times New Roman" w:eastAsia="宋体" w:cs="Times New Roman"/>
          <w:lang w:val="en-US" w:eastAsia="zh-CN"/>
        </w:rPr>
        <w:t>。甲方逾期未验收、未提出书面异议，或已将合同产品投入正式使用的，视为验收合格。乙方对甲方验收结论有异议的，应当在</w:t>
      </w:r>
      <w:r>
        <w:rPr>
          <w:rFonts w:hint="eastAsia" w:ascii="Times New Roman" w:hAnsi="Times New Roman" w:eastAsia="宋体" w:cs="Times New Roman"/>
          <w:u w:val="single"/>
          <w:lang w:val="en-US" w:eastAsia="zh-CN"/>
        </w:rPr>
        <w:t xml:space="preserve"> 15 </w:t>
      </w:r>
      <w:r>
        <w:rPr>
          <w:rFonts w:hint="eastAsia" w:cs="Times New Roman"/>
          <w:u w:val="none"/>
          <w:lang w:val="en-US" w:eastAsia="zh-CN"/>
        </w:rPr>
        <w:t>工作</w:t>
      </w:r>
      <w:r>
        <w:rPr>
          <w:rFonts w:hint="eastAsia" w:ascii="Times New Roman" w:hAnsi="Times New Roman" w:eastAsia="宋体" w:cs="Times New Roman"/>
          <w:lang w:val="en-US" w:eastAsia="zh-CN"/>
        </w:rPr>
        <w:t>日内书面提出，否则视为对验收结论无异议。</w:t>
      </w:r>
    </w:p>
    <w:p w14:paraId="4518AB8B">
      <w:pPr>
        <w:pStyle w:val="28"/>
        <w:keepNext w:val="0"/>
        <w:keepLines w:val="0"/>
        <w:pageBreakBefore w:val="0"/>
        <w:widowControl w:val="0"/>
        <w:numPr>
          <w:ilvl w:val="2"/>
          <w:numId w:val="3"/>
        </w:numPr>
        <w:kinsoku/>
        <w:wordWrap/>
        <w:overflowPunct/>
        <w:topLinePunct w:val="0"/>
        <w:autoSpaceDE/>
        <w:autoSpaceDN/>
        <w:bidi w:val="0"/>
        <w:adjustRightInd/>
        <w:snapToGrid/>
        <w:ind w:left="420" w:leftChars="200" w:firstLine="420"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验收不合格的，乙方应当在甲方要求的时间内完成整改并申请再次验收，整改时间最长不得超过上次验收后的</w:t>
      </w:r>
      <w:r>
        <w:rPr>
          <w:rFonts w:hint="eastAsia" w:ascii="Times New Roman" w:hAnsi="Times New Roman" w:eastAsia="宋体" w:cs="Times New Roman"/>
          <w:u w:val="single"/>
          <w:lang w:val="en-US" w:eastAsia="zh-CN"/>
        </w:rPr>
        <w:t>15</w:t>
      </w:r>
      <w:r>
        <w:rPr>
          <w:rFonts w:hint="eastAsia" w:ascii="Times New Roman" w:hAnsi="Times New Roman" w:eastAsia="宋体" w:cs="Times New Roman"/>
          <w:lang w:val="en-US" w:eastAsia="zh-CN"/>
        </w:rPr>
        <w:t>日，因此造成的交付逾期，</w:t>
      </w:r>
      <w:r>
        <w:rPr>
          <w:rFonts w:hint="eastAsia" w:ascii="Times New Roman" w:hAnsi="Times New Roman" w:eastAsia="宋体" w:cs="Times New Roman"/>
          <w:highlight w:val="none"/>
          <w:lang w:val="en-US" w:eastAsia="zh-CN"/>
        </w:rPr>
        <w:t>根据第九条第二款的约定承担违约责任</w:t>
      </w:r>
      <w:r>
        <w:rPr>
          <w:rFonts w:hint="eastAsia" w:ascii="Times New Roman" w:hAnsi="Times New Roman" w:eastAsia="宋体" w:cs="Times New Roman"/>
          <w:lang w:val="en-US" w:eastAsia="zh-CN"/>
        </w:rPr>
        <w:t>。</w:t>
      </w:r>
    </w:p>
    <w:p w14:paraId="52F8CBA2">
      <w:pPr>
        <w:pStyle w:val="28"/>
        <w:keepNext w:val="0"/>
        <w:keepLines w:val="0"/>
        <w:pageBreakBefore w:val="0"/>
        <w:widowControl w:val="0"/>
        <w:numPr>
          <w:ilvl w:val="2"/>
          <w:numId w:val="3"/>
        </w:numPr>
        <w:kinsoku/>
        <w:wordWrap/>
        <w:overflowPunct/>
        <w:topLinePunct w:val="0"/>
        <w:autoSpaceDE/>
        <w:autoSpaceDN/>
        <w:bidi w:val="0"/>
        <w:adjustRightInd/>
        <w:snapToGrid/>
        <w:ind w:left="420" w:leftChars="200" w:firstLine="420" w:firstLineChars="200"/>
        <w:textAlignment w:val="auto"/>
        <w:rPr>
          <w:rFonts w:hint="eastAsia"/>
          <w:lang w:val="en-US" w:eastAsia="zh-CN"/>
        </w:rPr>
      </w:pPr>
      <w:r>
        <w:rPr>
          <w:rFonts w:hint="eastAsia" w:ascii="Times New Roman" w:hAnsi="Times New Roman" w:eastAsia="宋体" w:cs="Times New Roman"/>
          <w:lang w:val="en-US" w:eastAsia="zh-CN"/>
        </w:rPr>
        <w:t>因验收不合格造成乙方不能按时履行义务的，视为乙方履行迟延。</w:t>
      </w:r>
    </w:p>
    <w:p w14:paraId="0E4272F2">
      <w:pPr>
        <w:pStyle w:val="2"/>
        <w:numPr>
          <w:ilvl w:val="0"/>
          <w:numId w:val="3"/>
        </w:numPr>
        <w:bidi w:val="0"/>
        <w:ind w:left="425" w:leftChars="0" w:hanging="425" w:firstLineChars="0"/>
        <w:rPr>
          <w:rFonts w:hint="eastAsia" w:cs="Times New Roman"/>
          <w:lang w:val="en-US" w:eastAsia="zh-CN"/>
        </w:rPr>
      </w:pPr>
      <w:r>
        <w:rPr>
          <w:rFonts w:hint="eastAsia" w:cs="Times New Roman"/>
          <w:lang w:val="en-US" w:eastAsia="zh-CN"/>
        </w:rPr>
        <w:t>售后质保服务</w:t>
      </w:r>
    </w:p>
    <w:p w14:paraId="76C1054B">
      <w:pPr>
        <w:pStyle w:val="28"/>
        <w:keepNext w:val="0"/>
        <w:keepLines w:val="0"/>
        <w:pageBreakBefore w:val="0"/>
        <w:widowControl w:val="0"/>
        <w:numPr>
          <w:ilvl w:val="1"/>
          <w:numId w:val="3"/>
        </w:numPr>
        <w:kinsoku/>
        <w:wordWrap/>
        <w:overflowPunct/>
        <w:topLinePunct w:val="0"/>
        <w:autoSpaceDE/>
        <w:autoSpaceDN/>
        <w:bidi w:val="0"/>
        <w:adjustRightInd/>
        <w:snapToGrid/>
        <w:ind w:left="0" w:leftChars="0" w:firstLine="420"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kern w:val="2"/>
          <w:sz w:val="21"/>
          <w:szCs w:val="20"/>
          <w:u w:val="none"/>
          <w:lang w:val="en-US" w:eastAsia="zh-CN" w:bidi="ar-SA"/>
        </w:rPr>
        <w:t>除附件一另有约定外，</w:t>
      </w:r>
      <w:r>
        <w:rPr>
          <w:rFonts w:hint="eastAsia" w:eastAsia="宋体" w:cs="Times New Roman"/>
          <w:kern w:val="2"/>
          <w:sz w:val="21"/>
          <w:szCs w:val="20"/>
          <w:u w:val="none"/>
          <w:lang w:val="en-US" w:eastAsia="zh-CN" w:bidi="ar-SA"/>
        </w:rPr>
        <w:t>本项目</w:t>
      </w:r>
      <w:r>
        <w:rPr>
          <w:rFonts w:hint="eastAsia" w:ascii="Times New Roman" w:hAnsi="Times New Roman" w:eastAsia="宋体" w:cs="Times New Roman"/>
          <w:kern w:val="2"/>
          <w:sz w:val="21"/>
          <w:szCs w:val="20"/>
          <w:u w:val="none"/>
          <w:lang w:val="en-US" w:eastAsia="zh-CN" w:bidi="ar-SA"/>
        </w:rPr>
        <w:t>免费维保期为自验收合格之日起一年，服务形式为</w:t>
      </w:r>
      <w:r>
        <w:rPr>
          <w:rFonts w:hint="eastAsia" w:cs="Times New Roman"/>
          <w:kern w:val="2"/>
          <w:sz w:val="21"/>
          <w:szCs w:val="20"/>
          <w:u w:val="none"/>
          <w:lang w:val="en-US" w:eastAsia="zh-CN" w:bidi="ar-SA"/>
        </w:rPr>
        <w:t>：</w:t>
      </w:r>
      <w:r>
        <w:rPr>
          <w:rFonts w:hint="eastAsia" w:ascii="Times New Roman" w:hAnsi="Times New Roman" w:eastAsia="宋体" w:cs="Times New Roman"/>
          <w:kern w:val="2"/>
          <w:sz w:val="21"/>
          <w:szCs w:val="20"/>
          <w:u w:val="none"/>
          <w:lang w:val="en-US" w:eastAsia="zh-CN" w:bidi="ar-SA"/>
        </w:rPr>
        <w:t>□工单  □邮件  □电话  □远程会议。在运维期内，</w:t>
      </w:r>
      <w:r>
        <w:rPr>
          <w:rFonts w:hint="eastAsia" w:ascii="Times New Roman" w:hAnsi="Times New Roman" w:eastAsia="宋体" w:cs="Times New Roman"/>
          <w:kern w:val="2"/>
          <w:sz w:val="21"/>
          <w:szCs w:val="20"/>
          <w:highlight w:val="none"/>
          <w:u w:val="none"/>
          <w:lang w:val="en-US" w:eastAsia="zh-CN" w:bidi="ar-SA"/>
        </w:rPr>
        <w:t>若软件出现故障，乙方</w:t>
      </w:r>
      <w:r>
        <w:rPr>
          <w:rFonts w:hint="eastAsia" w:cs="Times New Roman"/>
          <w:kern w:val="2"/>
          <w:sz w:val="21"/>
          <w:szCs w:val="20"/>
          <w:highlight w:val="none"/>
          <w:u w:val="none"/>
          <w:lang w:val="en-US" w:eastAsia="zh-CN" w:bidi="ar-SA"/>
        </w:rPr>
        <w:t>提供售后服务</w:t>
      </w:r>
      <w:r>
        <w:rPr>
          <w:rFonts w:hint="eastAsia" w:ascii="Times New Roman" w:hAnsi="Times New Roman" w:eastAsia="宋体" w:cs="Times New Roman"/>
          <w:kern w:val="2"/>
          <w:sz w:val="21"/>
          <w:szCs w:val="20"/>
          <w:highlight w:val="none"/>
          <w:u w:val="none"/>
          <w:lang w:val="en-US" w:eastAsia="zh-CN" w:bidi="ar-SA"/>
        </w:rPr>
        <w:t>（非法定节假日，10:00-18:00），乙方应在收到甲方书面通知后的</w:t>
      </w:r>
      <w:r>
        <w:rPr>
          <w:rFonts w:hint="eastAsia" w:cs="Times New Roman"/>
          <w:kern w:val="2"/>
          <w:sz w:val="21"/>
          <w:szCs w:val="20"/>
          <w:highlight w:val="none"/>
          <w:u w:val="none"/>
          <w:lang w:val="en-US" w:eastAsia="zh-CN" w:bidi="ar-SA"/>
        </w:rPr>
        <w:t>1个工作日</w:t>
      </w:r>
      <w:r>
        <w:rPr>
          <w:rFonts w:hint="eastAsia" w:ascii="Times New Roman" w:hAnsi="Times New Roman" w:eastAsia="宋体" w:cs="Times New Roman"/>
          <w:kern w:val="2"/>
          <w:sz w:val="21"/>
          <w:szCs w:val="20"/>
          <w:highlight w:val="none"/>
          <w:u w:val="none"/>
          <w:lang w:val="en-US" w:eastAsia="zh-CN" w:bidi="ar-SA"/>
        </w:rPr>
        <w:t>内响应，并在</w:t>
      </w:r>
      <w:r>
        <w:rPr>
          <w:rFonts w:hint="eastAsia" w:cs="Times New Roman"/>
          <w:kern w:val="2"/>
          <w:sz w:val="21"/>
          <w:szCs w:val="20"/>
          <w:highlight w:val="none"/>
          <w:u w:val="none"/>
          <w:lang w:val="en-US" w:eastAsia="zh-CN" w:bidi="ar-SA"/>
        </w:rPr>
        <w:t>3个工作日</w:t>
      </w:r>
      <w:r>
        <w:rPr>
          <w:rFonts w:hint="eastAsia" w:ascii="Times New Roman" w:hAnsi="Times New Roman" w:eastAsia="宋体" w:cs="Times New Roman"/>
          <w:kern w:val="2"/>
          <w:sz w:val="21"/>
          <w:szCs w:val="20"/>
          <w:highlight w:val="none"/>
          <w:u w:val="none"/>
          <w:lang w:val="en-US" w:eastAsia="zh-CN" w:bidi="ar-SA"/>
        </w:rPr>
        <w:t>内提供解决方案</w:t>
      </w:r>
      <w:r>
        <w:rPr>
          <w:rFonts w:hint="eastAsia" w:cs="Times New Roman"/>
          <w:kern w:val="2"/>
          <w:sz w:val="21"/>
          <w:szCs w:val="20"/>
          <w:highlight w:val="none"/>
          <w:u w:val="none"/>
          <w:lang w:val="en-US" w:eastAsia="zh-CN" w:bidi="ar-SA"/>
        </w:rPr>
        <w:t>。</w:t>
      </w:r>
    </w:p>
    <w:p w14:paraId="71D92794">
      <w:pPr>
        <w:pStyle w:val="28"/>
        <w:keepNext w:val="0"/>
        <w:keepLines w:val="0"/>
        <w:pageBreakBefore w:val="0"/>
        <w:widowControl w:val="0"/>
        <w:numPr>
          <w:ilvl w:val="1"/>
          <w:numId w:val="3"/>
        </w:numPr>
        <w:kinsoku/>
        <w:wordWrap/>
        <w:overflowPunct/>
        <w:topLinePunct w:val="0"/>
        <w:autoSpaceDE/>
        <w:autoSpaceDN/>
        <w:bidi w:val="0"/>
        <w:adjustRightInd/>
        <w:snapToGrid/>
        <w:ind w:left="0" w:leftChars="0" w:firstLine="420"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免费维保期届满后，甲方仍需乙方提供技术支持服务的，双方应另行签署书面合同</w:t>
      </w:r>
      <w:r>
        <w:rPr>
          <w:rFonts w:hint="eastAsia" w:cs="Times New Roman"/>
          <w:lang w:val="en-US" w:eastAsia="zh-CN"/>
        </w:rPr>
        <w:t>/协议</w:t>
      </w:r>
      <w:r>
        <w:rPr>
          <w:rFonts w:hint="eastAsia" w:ascii="Times New Roman" w:hAnsi="Times New Roman" w:eastAsia="宋体" w:cs="Times New Roman"/>
          <w:lang w:val="en-US" w:eastAsia="zh-CN"/>
        </w:rPr>
        <w:t>，价格由双方届时另行确定，乙方可以给予甲方一定优惠。</w:t>
      </w:r>
    </w:p>
    <w:p w14:paraId="369852B3">
      <w:pPr>
        <w:pStyle w:val="28"/>
        <w:keepNext w:val="0"/>
        <w:keepLines w:val="0"/>
        <w:pageBreakBefore w:val="0"/>
        <w:widowControl w:val="0"/>
        <w:numPr>
          <w:ilvl w:val="1"/>
          <w:numId w:val="3"/>
        </w:numPr>
        <w:kinsoku/>
        <w:wordWrap/>
        <w:overflowPunct/>
        <w:topLinePunct w:val="0"/>
        <w:autoSpaceDE/>
        <w:autoSpaceDN/>
        <w:bidi w:val="0"/>
        <w:adjustRightInd/>
        <w:snapToGrid/>
        <w:ind w:left="0" w:leftChars="0" w:firstLine="420"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如甲方</w:t>
      </w:r>
      <w:r>
        <w:rPr>
          <w:rFonts w:hint="eastAsia" w:cs="Times New Roman"/>
          <w:lang w:val="en-US" w:eastAsia="zh-CN"/>
        </w:rPr>
        <w:t>在维保期内</w:t>
      </w:r>
      <w:r>
        <w:rPr>
          <w:rFonts w:hint="eastAsia" w:ascii="Times New Roman" w:hAnsi="Times New Roman" w:eastAsia="宋体" w:cs="Times New Roman"/>
          <w:lang w:val="en-US" w:eastAsia="zh-CN"/>
        </w:rPr>
        <w:t>需要获取本协议约定范围之外的</w:t>
      </w:r>
      <w:r>
        <w:rPr>
          <w:rFonts w:hint="eastAsia" w:ascii="Times New Roman" w:hAnsi="Times New Roman" w:eastAsia="宋体" w:cs="Times New Roman"/>
          <w:kern w:val="2"/>
          <w:sz w:val="21"/>
          <w:szCs w:val="24"/>
          <w:lang w:val="en-US" w:eastAsia="zh-CN" w:bidi="ar-SA"/>
        </w:rPr>
        <w:t>新增需求、重大版本升级、重新部署、数据迁移、驻场服务或第三方服务</w:t>
      </w:r>
      <w:r>
        <w:rPr>
          <w:rFonts w:hint="eastAsia" w:ascii="Times New Roman" w:hAnsi="Times New Roman" w:eastAsia="宋体" w:cs="Times New Roman"/>
          <w:lang w:val="en-US" w:eastAsia="zh-CN"/>
        </w:rPr>
        <w:t>，双方应另行签署书面合同</w:t>
      </w:r>
      <w:r>
        <w:rPr>
          <w:rFonts w:hint="eastAsia" w:cs="Times New Roman"/>
          <w:lang w:val="en-US" w:eastAsia="zh-CN"/>
        </w:rPr>
        <w:t>/协议</w:t>
      </w:r>
      <w:r>
        <w:rPr>
          <w:rFonts w:hint="eastAsia" w:ascii="Times New Roman" w:hAnsi="Times New Roman" w:eastAsia="宋体" w:cs="Times New Roman"/>
          <w:lang w:val="en-US" w:eastAsia="zh-CN"/>
        </w:rPr>
        <w:t>，具体费用及服务内容由双方届时协商确定。</w:t>
      </w:r>
    </w:p>
    <w:p w14:paraId="2BCC3644">
      <w:pPr>
        <w:pStyle w:val="28"/>
        <w:keepNext w:val="0"/>
        <w:keepLines w:val="0"/>
        <w:pageBreakBefore w:val="0"/>
        <w:widowControl w:val="0"/>
        <w:numPr>
          <w:ilvl w:val="1"/>
          <w:numId w:val="3"/>
        </w:numPr>
        <w:kinsoku/>
        <w:wordWrap/>
        <w:overflowPunct/>
        <w:topLinePunct w:val="0"/>
        <w:autoSpaceDE/>
        <w:autoSpaceDN/>
        <w:bidi w:val="0"/>
        <w:adjustRightInd/>
        <w:snapToGrid/>
        <w:ind w:left="0" w:leftChars="0" w:firstLine="420"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由于甲方原因/要求导致需要进行软件服务重新部署时，应提前书面申请。乙方可在维保期内提供一次合理的</w:t>
      </w:r>
      <w:r>
        <w:rPr>
          <w:rFonts w:hint="eastAsia" w:eastAsia="宋体" w:cs="Times New Roman"/>
          <w:lang w:val="en-US" w:eastAsia="zh-CN"/>
        </w:rPr>
        <w:t>产品远程</w:t>
      </w:r>
      <w:r>
        <w:rPr>
          <w:rFonts w:hint="eastAsia" w:ascii="Times New Roman" w:hAnsi="Times New Roman" w:eastAsia="宋体" w:cs="Times New Roman"/>
          <w:lang w:val="en-US" w:eastAsia="zh-CN"/>
        </w:rPr>
        <w:t>重新部署服务</w:t>
      </w:r>
      <w:r>
        <w:rPr>
          <w:rFonts w:hint="eastAsia" w:eastAsia="宋体" w:cs="Times New Roman"/>
          <w:lang w:val="en-US" w:eastAsia="zh-CN"/>
        </w:rPr>
        <w:t>，数据迁移服务除外，需另行约定</w:t>
      </w:r>
      <w:r>
        <w:rPr>
          <w:rFonts w:hint="eastAsia" w:ascii="Times New Roman" w:hAnsi="Times New Roman" w:eastAsia="宋体" w:cs="Times New Roman"/>
          <w:lang w:val="en-US" w:eastAsia="zh-CN"/>
        </w:rPr>
        <w:t>。</w:t>
      </w:r>
    </w:p>
    <w:p w14:paraId="562AD578">
      <w:pPr>
        <w:pStyle w:val="28"/>
        <w:keepNext w:val="0"/>
        <w:keepLines w:val="0"/>
        <w:pageBreakBefore w:val="0"/>
        <w:widowControl w:val="0"/>
        <w:numPr>
          <w:ilvl w:val="1"/>
          <w:numId w:val="3"/>
        </w:numPr>
        <w:kinsoku/>
        <w:wordWrap/>
        <w:overflowPunct/>
        <w:topLinePunct w:val="0"/>
        <w:autoSpaceDE/>
        <w:autoSpaceDN/>
        <w:bidi w:val="0"/>
        <w:adjustRightInd/>
        <w:snapToGrid/>
        <w:ind w:left="0" w:leftChars="0" w:firstLine="420" w:firstLineChars="200"/>
        <w:textAlignment w:val="auto"/>
        <w:rPr>
          <w:rFonts w:hint="eastAsia" w:ascii="Times New Roman" w:hAnsi="Times New Roman" w:eastAsia="宋体" w:cs="Times New Roman"/>
          <w:highlight w:val="lightGray"/>
          <w:lang w:val="en-US" w:eastAsia="zh-CN"/>
        </w:rPr>
      </w:pPr>
      <w:r>
        <w:rPr>
          <w:rFonts w:hint="eastAsia" w:ascii="Times New Roman" w:hAnsi="Times New Roman" w:eastAsia="宋体" w:cs="Times New Roman"/>
          <w:kern w:val="2"/>
          <w:sz w:val="21"/>
          <w:szCs w:val="24"/>
          <w:lang w:val="en-US" w:eastAsia="zh-CN" w:bidi="ar-SA"/>
        </w:rPr>
        <w:t>因甲方操作不当、未经乙方确认的改动、甲方环境或第三方服务故障导致的问题，乙方应在合理能力范围内协助排查，但不承担由此产生的免费修复义务。</w:t>
      </w:r>
      <w:r>
        <w:rPr>
          <w:rFonts w:hint="eastAsia" w:cs="Times New Roman"/>
          <w:kern w:val="2"/>
          <w:sz w:val="21"/>
          <w:szCs w:val="24"/>
          <w:highlight w:val="lightGray"/>
          <w:lang w:val="en-US" w:eastAsia="zh-CN" w:bidi="ar-SA"/>
        </w:rPr>
        <w:t>产生额外费用，需另行约定。</w:t>
      </w:r>
    </w:p>
    <w:p w14:paraId="43D19573">
      <w:pPr>
        <w:pStyle w:val="28"/>
        <w:keepNext w:val="0"/>
        <w:keepLines w:val="0"/>
        <w:pageBreakBefore w:val="0"/>
        <w:widowControl w:val="0"/>
        <w:numPr>
          <w:ilvl w:val="1"/>
          <w:numId w:val="3"/>
        </w:numPr>
        <w:kinsoku/>
        <w:wordWrap/>
        <w:overflowPunct/>
        <w:topLinePunct w:val="0"/>
        <w:autoSpaceDE/>
        <w:autoSpaceDN/>
        <w:bidi w:val="0"/>
        <w:adjustRightInd/>
        <w:snapToGrid/>
        <w:ind w:left="0" w:leftChars="0" w:firstLine="420" w:firstLineChars="200"/>
        <w:textAlignment w:val="auto"/>
        <w:rPr>
          <w:rFonts w:hint="eastAsia" w:ascii="Times New Roman" w:hAnsi="Times New Roman" w:eastAsia="宋体" w:cs="Times New Roman"/>
          <w:lang w:val="en-US" w:eastAsia="zh-CN"/>
        </w:rPr>
      </w:pPr>
      <w:r>
        <w:rPr>
          <w:rFonts w:hint="eastAsia" w:eastAsia="宋体" w:cs="Times New Roman"/>
          <w:kern w:val="2"/>
          <w:sz w:val="21"/>
          <w:szCs w:val="24"/>
          <w:lang w:val="en-US" w:eastAsia="zh-CN" w:bidi="ar-SA"/>
        </w:rPr>
        <w:t>乙方指定技术支持负责人为：</w:t>
      </w:r>
      <w:r>
        <w:rPr>
          <w:rFonts w:hint="eastAsia" w:eastAsia="宋体" w:cs="Times New Roman"/>
          <w:u w:val="single"/>
          <w:lang w:val="en-US" w:eastAsia="zh-CN"/>
        </w:rPr>
        <w:t xml:space="preserve">           </w:t>
      </w:r>
      <w:r>
        <w:rPr>
          <w:rFonts w:hint="eastAsia" w:eastAsia="宋体" w:cs="Times New Roman"/>
          <w:u w:val="none"/>
          <w:lang w:val="en-US" w:eastAsia="zh-CN"/>
        </w:rPr>
        <w:t>，联系方式：</w:t>
      </w:r>
      <w:r>
        <w:rPr>
          <w:rFonts w:hint="eastAsia" w:eastAsia="宋体" w:cs="Times New Roman"/>
          <w:u w:val="single"/>
          <w:lang w:val="en-US" w:eastAsia="zh-CN"/>
        </w:rPr>
        <w:t xml:space="preserve">               </w:t>
      </w:r>
      <w:r>
        <w:rPr>
          <w:rFonts w:hint="eastAsia" w:eastAsia="宋体" w:cs="Times New Roman"/>
          <w:u w:val="none"/>
          <w:lang w:val="en-US" w:eastAsia="zh-CN"/>
        </w:rPr>
        <w:t>。统筹故障响应、BUG修复、技术支持。</w:t>
      </w:r>
    </w:p>
    <w:p w14:paraId="412F87E9">
      <w:pPr>
        <w:pStyle w:val="2"/>
        <w:numPr>
          <w:ilvl w:val="0"/>
          <w:numId w:val="3"/>
        </w:numPr>
        <w:bidi w:val="0"/>
        <w:ind w:left="425" w:leftChars="0" w:hanging="425" w:firstLineChars="0"/>
        <w:rPr>
          <w:rFonts w:hint="eastAsia" w:cs="Times New Roman"/>
          <w:lang w:val="en-US" w:eastAsia="zh-CN"/>
        </w:rPr>
      </w:pPr>
      <w:r>
        <w:rPr>
          <w:rFonts w:hint="eastAsia" w:cs="Times New Roman"/>
          <w:lang w:val="en-US" w:eastAsia="zh-CN"/>
        </w:rPr>
        <w:t>合同价格及支付</w:t>
      </w:r>
    </w:p>
    <w:p w14:paraId="7716D919">
      <w:pPr>
        <w:pStyle w:val="28"/>
        <w:keepNext w:val="0"/>
        <w:keepLines w:val="0"/>
        <w:pageBreakBefore w:val="0"/>
        <w:widowControl w:val="0"/>
        <w:numPr>
          <w:ilvl w:val="1"/>
          <w:numId w:val="3"/>
        </w:numPr>
        <w:kinsoku/>
        <w:wordWrap/>
        <w:overflowPunct/>
        <w:topLinePunct w:val="0"/>
        <w:autoSpaceDE/>
        <w:autoSpaceDN/>
        <w:bidi w:val="0"/>
        <w:adjustRightInd/>
        <w:snapToGrid/>
        <w:ind w:left="0" w:leftChars="0" w:firstLine="420" w:firstLineChars="200"/>
        <w:textAlignment w:val="auto"/>
        <w:rPr>
          <w:rFonts w:hint="eastAsia" w:ascii="Times New Roman" w:hAnsi="Times New Roman" w:eastAsia="宋体" w:cs="Times New Roman"/>
          <w:kern w:val="2"/>
          <w:sz w:val="21"/>
          <w:szCs w:val="20"/>
          <w:u w:val="none"/>
          <w:lang w:val="en-US" w:eastAsia="zh-CN" w:bidi="ar-SA"/>
        </w:rPr>
      </w:pPr>
      <w:r>
        <w:rPr>
          <w:rFonts w:hint="eastAsia" w:ascii="Times New Roman" w:hAnsi="Times New Roman" w:eastAsia="宋体" w:cs="Times New Roman"/>
          <w:kern w:val="2"/>
          <w:sz w:val="21"/>
          <w:szCs w:val="20"/>
          <w:u w:val="none"/>
          <w:lang w:val="en-US" w:eastAsia="zh-CN" w:bidi="ar-SA"/>
        </w:rPr>
        <w:t>本合同项下甲方应向乙方支付的报酬含税金额共计人民币</w:t>
      </w:r>
      <w:r>
        <w:rPr>
          <w:rFonts w:hint="eastAsia" w:ascii="Times New Roman" w:hAnsi="Times New Roman" w:eastAsia="宋体" w:cs="Times New Roman"/>
          <w:kern w:val="2"/>
          <w:sz w:val="21"/>
          <w:szCs w:val="20"/>
          <w:u w:val="single"/>
          <w:lang w:val="en-US" w:eastAsia="zh-CN" w:bidi="ar-SA"/>
        </w:rPr>
        <w:t xml:space="preserve">         </w:t>
      </w:r>
      <w:r>
        <w:rPr>
          <w:rFonts w:hint="eastAsia" w:ascii="Times New Roman" w:hAnsi="Times New Roman" w:eastAsia="宋体" w:cs="Times New Roman"/>
          <w:kern w:val="2"/>
          <w:sz w:val="21"/>
          <w:szCs w:val="20"/>
          <w:u w:val="none"/>
          <w:lang w:val="en-US" w:eastAsia="zh-CN" w:bidi="ar-SA"/>
        </w:rPr>
        <w:t>元整，小写￥</w:t>
      </w:r>
      <w:r>
        <w:rPr>
          <w:rFonts w:hint="eastAsia" w:ascii="Times New Roman" w:hAnsi="Times New Roman" w:eastAsia="宋体" w:cs="Times New Roman"/>
          <w:kern w:val="2"/>
          <w:sz w:val="21"/>
          <w:szCs w:val="20"/>
          <w:u w:val="single"/>
          <w:lang w:val="en-US" w:eastAsia="zh-CN" w:bidi="ar-SA"/>
        </w:rPr>
        <w:t xml:space="preserve">       </w:t>
      </w:r>
      <w:r>
        <w:rPr>
          <w:rFonts w:hint="eastAsia" w:ascii="Times New Roman" w:hAnsi="Times New Roman" w:eastAsia="宋体" w:cs="Times New Roman"/>
          <w:kern w:val="2"/>
          <w:sz w:val="21"/>
          <w:szCs w:val="20"/>
          <w:u w:val="none"/>
          <w:lang w:val="en-US" w:eastAsia="zh-CN" w:bidi="ar-SA"/>
        </w:rPr>
        <w:t>。详细价格清单见附件一。除另有约定，</w:t>
      </w:r>
      <w:r>
        <w:rPr>
          <w:rFonts w:hint="eastAsia" w:cs="Times New Roman"/>
          <w:kern w:val="2"/>
          <w:sz w:val="21"/>
          <w:szCs w:val="20"/>
          <w:u w:val="none"/>
          <w:lang w:val="en-US" w:eastAsia="zh-CN" w:bidi="ar-SA"/>
        </w:rPr>
        <w:t>合同价</w:t>
      </w:r>
      <w:r>
        <w:rPr>
          <w:rFonts w:hint="eastAsia" w:ascii="Times New Roman" w:hAnsi="Times New Roman" w:eastAsia="宋体" w:cs="Times New Roman"/>
          <w:kern w:val="2"/>
          <w:sz w:val="21"/>
          <w:szCs w:val="20"/>
          <w:u w:val="none"/>
          <w:lang w:val="en-US" w:eastAsia="zh-CN" w:bidi="ar-SA"/>
        </w:rPr>
        <w:t>不包含</w:t>
      </w:r>
      <w:r>
        <w:rPr>
          <w:rFonts w:hint="eastAsia" w:ascii="Times New Roman" w:hAnsi="Times New Roman" w:eastAsia="宋体" w:cs="Times New Roman"/>
          <w:kern w:val="2"/>
          <w:sz w:val="21"/>
          <w:szCs w:val="20"/>
          <w:u w:val="single"/>
          <w:lang w:val="en-US" w:eastAsia="zh-CN" w:bidi="ar-SA"/>
        </w:rPr>
        <w:t>第三方软件/模型/云资源费用及差旅费、驻场服务费等现场办公产生的一切费用</w:t>
      </w:r>
      <w:r>
        <w:rPr>
          <w:rFonts w:hint="eastAsia" w:ascii="Times New Roman" w:hAnsi="Times New Roman" w:eastAsia="宋体" w:cs="Times New Roman"/>
          <w:kern w:val="2"/>
          <w:sz w:val="21"/>
          <w:szCs w:val="20"/>
          <w:u w:val="none"/>
          <w:lang w:val="en-US" w:eastAsia="zh-CN" w:bidi="ar-SA"/>
        </w:rPr>
        <w:t>。</w:t>
      </w:r>
    </w:p>
    <w:p w14:paraId="61A6CAD8">
      <w:pPr>
        <w:pStyle w:val="28"/>
        <w:keepNext w:val="0"/>
        <w:keepLines w:val="0"/>
        <w:pageBreakBefore w:val="0"/>
        <w:widowControl w:val="0"/>
        <w:numPr>
          <w:ilvl w:val="1"/>
          <w:numId w:val="3"/>
        </w:numPr>
        <w:kinsoku/>
        <w:wordWrap/>
        <w:overflowPunct/>
        <w:topLinePunct w:val="0"/>
        <w:autoSpaceDE/>
        <w:autoSpaceDN/>
        <w:bidi w:val="0"/>
        <w:adjustRightInd/>
        <w:snapToGrid/>
        <w:ind w:left="0" w:leftChars="0" w:firstLine="420" w:firstLineChars="200"/>
        <w:textAlignment w:val="auto"/>
        <w:rPr>
          <w:rFonts w:hint="eastAsia" w:ascii="Times New Roman" w:hAnsi="Times New Roman" w:eastAsia="宋体" w:cs="Times New Roman"/>
          <w:kern w:val="2"/>
          <w:sz w:val="21"/>
          <w:szCs w:val="20"/>
          <w:u w:val="none"/>
          <w:lang w:val="en-US" w:eastAsia="zh-CN" w:bidi="ar-SA"/>
        </w:rPr>
      </w:pPr>
      <w:r>
        <w:rPr>
          <w:rFonts w:hint="eastAsia" w:ascii="Times New Roman" w:hAnsi="Times New Roman" w:eastAsia="宋体" w:cs="Times New Roman"/>
          <w:kern w:val="2"/>
          <w:sz w:val="21"/>
          <w:szCs w:val="20"/>
          <w:u w:val="none"/>
          <w:lang w:val="en-US" w:eastAsia="zh-CN" w:bidi="ar-SA"/>
        </w:rPr>
        <w:t xml:space="preserve">支付条件及方式: </w:t>
      </w:r>
    </w:p>
    <w:p w14:paraId="5CD13274">
      <w:pPr>
        <w:pStyle w:val="28"/>
        <w:keepNext w:val="0"/>
        <w:keepLines w:val="0"/>
        <w:pageBreakBefore w:val="0"/>
        <w:widowControl w:val="0"/>
        <w:numPr>
          <w:ilvl w:val="1"/>
          <w:numId w:val="0"/>
        </w:numPr>
        <w:kinsoku/>
        <w:wordWrap/>
        <w:overflowPunct/>
        <w:topLinePunct w:val="0"/>
        <w:autoSpaceDE/>
        <w:autoSpaceDN/>
        <w:bidi w:val="0"/>
        <w:adjustRightInd/>
        <w:snapToGrid/>
        <w:ind w:leftChars="400"/>
        <w:textAlignment w:val="auto"/>
        <w:rPr>
          <w:rFonts w:hint="default" w:ascii="Times New Roman" w:hAnsi="Times New Roman" w:eastAsia="宋体" w:cs="Times New Roman"/>
          <w:color w:val="C00000"/>
          <w:highlight w:val="none"/>
          <w:u w:val="single"/>
          <w:lang w:val="en-US" w:eastAsia="zh-CN"/>
        </w:rPr>
      </w:pPr>
      <w:r>
        <w:rPr>
          <w:rFonts w:hint="eastAsia" w:ascii="Times New Roman" w:hAnsi="Times New Roman" w:eastAsia="宋体" w:cs="Times New Roman"/>
          <w:lang w:val="en-US" w:eastAsia="zh-CN"/>
        </w:rPr>
        <w:t>付款条件:</w:t>
      </w:r>
      <w:r>
        <w:rPr>
          <w:rFonts w:hint="eastAsia" w:cs="Times New Roman"/>
          <w:u w:val="single"/>
          <w:lang w:val="en-US" w:eastAsia="zh-CN"/>
        </w:rPr>
        <w:t xml:space="preserve">                                </w:t>
      </w:r>
      <w:r>
        <w:rPr>
          <w:rFonts w:hint="eastAsia" w:cs="Times New Roman"/>
          <w:u w:val="none"/>
          <w:lang w:val="en-US" w:eastAsia="zh-CN"/>
        </w:rPr>
        <w:t>。</w:t>
      </w:r>
    </w:p>
    <w:p w14:paraId="3D076DE3">
      <w:pPr>
        <w:pStyle w:val="28"/>
        <w:keepNext w:val="0"/>
        <w:keepLines w:val="0"/>
        <w:pageBreakBefore w:val="0"/>
        <w:widowControl w:val="0"/>
        <w:numPr>
          <w:ilvl w:val="2"/>
          <w:numId w:val="3"/>
        </w:numPr>
        <w:kinsoku/>
        <w:wordWrap/>
        <w:overflowPunct/>
        <w:topLinePunct w:val="0"/>
        <w:autoSpaceDE/>
        <w:autoSpaceDN/>
        <w:bidi w:val="0"/>
        <w:adjustRightInd/>
        <w:snapToGrid/>
        <w:ind w:left="420" w:leftChars="200" w:firstLine="420"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乙方应在甲方每次付款前向甲方提供合法的与当次付款金额相等的有效的增值税专用发票。</w:t>
      </w:r>
      <w:r>
        <w:rPr>
          <w:rFonts w:hint="eastAsia" w:ascii="Times New Roman" w:hAnsi="Times New Roman" w:eastAsia="宋体" w:cs="Times New Roman"/>
          <w:kern w:val="2"/>
          <w:sz w:val="21"/>
          <w:szCs w:val="20"/>
          <w:lang w:val="en-US" w:eastAsia="zh-CN" w:bidi="ar-SA"/>
        </w:rPr>
        <w:t>因乙方未及时开具符合要求的发票，甲方仅可相应顺延该笔款项的付款时间</w:t>
      </w:r>
      <w:r>
        <w:rPr>
          <w:rFonts w:hint="eastAsia" w:cs="Times New Roman"/>
          <w:kern w:val="2"/>
          <w:sz w:val="21"/>
          <w:szCs w:val="20"/>
          <w:lang w:val="en-US" w:eastAsia="zh-CN" w:bidi="ar-SA"/>
        </w:rPr>
        <w:t>，</w:t>
      </w:r>
      <w:r>
        <w:rPr>
          <w:rFonts w:hint="eastAsia" w:ascii="Times New Roman" w:hAnsi="Times New Roman" w:eastAsia="宋体" w:cs="Times New Roman"/>
          <w:kern w:val="2"/>
          <w:sz w:val="21"/>
          <w:szCs w:val="20"/>
          <w:lang w:val="en-US" w:eastAsia="zh-CN" w:bidi="ar-SA"/>
        </w:rPr>
        <w:t>不影响其他已满足付款条件款项的支付</w:t>
      </w:r>
      <w:r>
        <w:rPr>
          <w:rFonts w:hint="eastAsia" w:cs="Times New Roman"/>
          <w:kern w:val="2"/>
          <w:sz w:val="21"/>
          <w:szCs w:val="20"/>
          <w:lang w:val="en-US" w:eastAsia="zh-CN" w:bidi="ar-SA"/>
        </w:rPr>
        <w:t>。</w:t>
      </w:r>
    </w:p>
    <w:p w14:paraId="444C9A35">
      <w:pPr>
        <w:pStyle w:val="28"/>
        <w:keepNext w:val="0"/>
        <w:keepLines w:val="0"/>
        <w:pageBreakBefore w:val="0"/>
        <w:widowControl w:val="0"/>
        <w:numPr>
          <w:ilvl w:val="2"/>
          <w:numId w:val="3"/>
        </w:numPr>
        <w:kinsoku/>
        <w:wordWrap/>
        <w:overflowPunct/>
        <w:topLinePunct w:val="0"/>
        <w:autoSpaceDE/>
        <w:autoSpaceDN/>
        <w:bidi w:val="0"/>
        <w:adjustRightInd/>
        <w:snapToGrid/>
        <w:ind w:left="420" w:leftChars="200" w:firstLine="420"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结算方式:  转账/电汇 </w:t>
      </w:r>
    </w:p>
    <w:p w14:paraId="29777BFF">
      <w:pPr>
        <w:pStyle w:val="28"/>
        <w:keepNext w:val="0"/>
        <w:keepLines w:val="0"/>
        <w:pageBreakBefore w:val="0"/>
        <w:widowControl w:val="0"/>
        <w:numPr>
          <w:ilvl w:val="2"/>
          <w:numId w:val="3"/>
        </w:numPr>
        <w:kinsoku/>
        <w:wordWrap/>
        <w:overflowPunct/>
        <w:topLinePunct w:val="0"/>
        <w:autoSpaceDE/>
        <w:autoSpaceDN/>
        <w:bidi w:val="0"/>
        <w:adjustRightInd/>
        <w:snapToGrid/>
        <w:ind w:left="420" w:leftChars="200" w:firstLine="420"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发票类型:</w:t>
      </w:r>
    </w:p>
    <w:p w14:paraId="3DAB832F">
      <w:pPr>
        <w:pStyle w:val="28"/>
        <w:keepNext w:val="0"/>
        <w:keepLines w:val="0"/>
        <w:pageBreakBefore w:val="0"/>
        <w:widowControl w:val="0"/>
        <w:numPr>
          <w:ilvl w:val="1"/>
          <w:numId w:val="0"/>
        </w:numPr>
        <w:kinsoku/>
        <w:wordWrap/>
        <w:overflowPunct/>
        <w:topLinePunct w:val="0"/>
        <w:autoSpaceDE/>
        <w:autoSpaceDN/>
        <w:bidi w:val="0"/>
        <w:adjustRightInd/>
        <w:snapToGrid/>
        <w:ind w:left="1827" w:leftChars="600" w:hanging="567"/>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□增值税专用发票  </w:t>
      </w:r>
    </w:p>
    <w:p w14:paraId="22C5EA2D">
      <w:pPr>
        <w:pStyle w:val="28"/>
        <w:keepNext w:val="0"/>
        <w:keepLines w:val="0"/>
        <w:pageBreakBefore w:val="0"/>
        <w:widowControl w:val="0"/>
        <w:numPr>
          <w:ilvl w:val="1"/>
          <w:numId w:val="0"/>
        </w:numPr>
        <w:kinsoku/>
        <w:wordWrap/>
        <w:overflowPunct/>
        <w:topLinePunct w:val="0"/>
        <w:autoSpaceDE/>
        <w:autoSpaceDN/>
        <w:bidi w:val="0"/>
        <w:adjustRightInd/>
        <w:snapToGrid/>
        <w:ind w:left="1827" w:leftChars="600" w:hanging="567"/>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□增值税普通发票                         </w:t>
      </w:r>
    </w:p>
    <w:p w14:paraId="58B2BC88">
      <w:pPr>
        <w:pStyle w:val="28"/>
        <w:keepNext w:val="0"/>
        <w:keepLines w:val="0"/>
        <w:pageBreakBefore w:val="0"/>
        <w:widowControl w:val="0"/>
        <w:numPr>
          <w:ilvl w:val="2"/>
          <w:numId w:val="3"/>
        </w:numPr>
        <w:kinsoku/>
        <w:wordWrap/>
        <w:overflowPunct/>
        <w:topLinePunct w:val="0"/>
        <w:autoSpaceDE/>
        <w:autoSpaceDN/>
        <w:bidi w:val="0"/>
        <w:adjustRightInd/>
        <w:snapToGrid/>
        <w:ind w:left="420" w:leftChars="200" w:firstLine="420"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乙方银行账户信息</w:t>
      </w:r>
    </w:p>
    <w:p w14:paraId="2F79D67D">
      <w:pPr>
        <w:pStyle w:val="28"/>
        <w:keepNext w:val="0"/>
        <w:keepLines w:val="0"/>
        <w:pageBreakBefore w:val="0"/>
        <w:widowControl w:val="0"/>
        <w:numPr>
          <w:ilvl w:val="1"/>
          <w:numId w:val="0"/>
        </w:numPr>
        <w:kinsoku/>
        <w:wordWrap/>
        <w:overflowPunct/>
        <w:topLinePunct w:val="0"/>
        <w:autoSpaceDE/>
        <w:autoSpaceDN/>
        <w:bidi w:val="0"/>
        <w:adjustRightInd/>
        <w:snapToGrid/>
        <w:ind w:left="1827" w:leftChars="600"/>
        <w:textAlignment w:val="auto"/>
        <w:rPr>
          <w:rFonts w:hint="eastAsia" w:ascii="Times New Roman" w:hAnsi="Times New Roman" w:eastAsia="宋体" w:cs="Times New Roman"/>
          <w:u w:val="single"/>
          <w:lang w:val="en-US" w:eastAsia="zh-CN"/>
        </w:rPr>
      </w:pPr>
      <w:r>
        <w:rPr>
          <w:rFonts w:hint="eastAsia" w:ascii="Times New Roman" w:hAnsi="Times New Roman" w:eastAsia="宋体" w:cs="Times New Roman"/>
          <w:lang w:val="en-US" w:eastAsia="zh-CN"/>
        </w:rPr>
        <w:t>乙方开户名称：</w:t>
      </w:r>
      <w:r>
        <w:rPr>
          <w:rFonts w:hint="eastAsia" w:ascii="Times New Roman" w:hAnsi="Times New Roman" w:eastAsia="宋体" w:cs="Times New Roman"/>
          <w:u w:val="single"/>
          <w:lang w:val="en-US" w:eastAsia="zh-CN"/>
        </w:rPr>
        <w:t xml:space="preserve">                         </w:t>
      </w:r>
    </w:p>
    <w:p w14:paraId="2BDBAB2D">
      <w:pPr>
        <w:pStyle w:val="28"/>
        <w:keepNext w:val="0"/>
        <w:keepLines w:val="0"/>
        <w:pageBreakBefore w:val="0"/>
        <w:widowControl w:val="0"/>
        <w:numPr>
          <w:ilvl w:val="1"/>
          <w:numId w:val="0"/>
        </w:numPr>
        <w:kinsoku/>
        <w:wordWrap/>
        <w:overflowPunct/>
        <w:topLinePunct w:val="0"/>
        <w:autoSpaceDE/>
        <w:autoSpaceDN/>
        <w:bidi w:val="0"/>
        <w:adjustRightInd/>
        <w:snapToGrid/>
        <w:ind w:left="1827" w:leftChars="6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乙方开户银行：</w:t>
      </w:r>
      <w:r>
        <w:rPr>
          <w:rFonts w:hint="eastAsia" w:ascii="Times New Roman" w:hAnsi="Times New Roman" w:eastAsia="宋体" w:cs="Times New Roman"/>
          <w:u w:val="single"/>
          <w:lang w:val="en-US" w:eastAsia="zh-CN"/>
        </w:rPr>
        <w:t xml:space="preserve">                         </w:t>
      </w:r>
      <w:r>
        <w:rPr>
          <w:rFonts w:hint="eastAsia" w:ascii="Times New Roman" w:hAnsi="Times New Roman" w:eastAsia="宋体" w:cs="Times New Roman"/>
          <w:lang w:val="en-US" w:eastAsia="zh-CN"/>
        </w:rPr>
        <w:t xml:space="preserve">                         </w:t>
      </w:r>
    </w:p>
    <w:p w14:paraId="1A833BD6">
      <w:pPr>
        <w:pStyle w:val="28"/>
        <w:keepNext w:val="0"/>
        <w:keepLines w:val="0"/>
        <w:pageBreakBefore w:val="0"/>
        <w:widowControl w:val="0"/>
        <w:numPr>
          <w:ilvl w:val="1"/>
          <w:numId w:val="0"/>
        </w:numPr>
        <w:kinsoku/>
        <w:wordWrap/>
        <w:overflowPunct/>
        <w:topLinePunct w:val="0"/>
        <w:autoSpaceDE/>
        <w:autoSpaceDN/>
        <w:bidi w:val="0"/>
        <w:adjustRightInd/>
        <w:snapToGrid/>
        <w:ind w:left="1827" w:leftChars="6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乙方银行帐号：</w:t>
      </w:r>
      <w:r>
        <w:rPr>
          <w:rFonts w:hint="eastAsia" w:ascii="Times New Roman" w:hAnsi="Times New Roman" w:eastAsia="宋体" w:cs="Times New Roman"/>
          <w:u w:val="single"/>
          <w:lang w:val="en-US" w:eastAsia="zh-CN"/>
        </w:rPr>
        <w:t xml:space="preserve">                         </w:t>
      </w:r>
      <w:r>
        <w:rPr>
          <w:rFonts w:hint="eastAsia" w:ascii="Times New Roman" w:hAnsi="Times New Roman" w:eastAsia="宋体" w:cs="Times New Roman"/>
          <w:lang w:val="en-US" w:eastAsia="zh-CN"/>
        </w:rPr>
        <w:t xml:space="preserve">                         </w:t>
      </w:r>
    </w:p>
    <w:p w14:paraId="3C183731">
      <w:pPr>
        <w:pStyle w:val="28"/>
        <w:keepNext w:val="0"/>
        <w:keepLines w:val="0"/>
        <w:pageBreakBefore w:val="0"/>
        <w:widowControl w:val="0"/>
        <w:numPr>
          <w:ilvl w:val="1"/>
          <w:numId w:val="0"/>
        </w:numPr>
        <w:kinsoku/>
        <w:wordWrap/>
        <w:overflowPunct/>
        <w:topLinePunct w:val="0"/>
        <w:autoSpaceDE/>
        <w:autoSpaceDN/>
        <w:bidi w:val="0"/>
        <w:adjustRightInd/>
        <w:snapToGrid/>
        <w:ind w:left="1827" w:leftChars="6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统一信用代码：</w:t>
      </w:r>
      <w:r>
        <w:rPr>
          <w:rFonts w:hint="eastAsia" w:ascii="Times New Roman" w:hAnsi="Times New Roman" w:eastAsia="宋体" w:cs="Times New Roman"/>
          <w:u w:val="single"/>
          <w:lang w:val="en-US" w:eastAsia="zh-CN"/>
        </w:rPr>
        <w:t xml:space="preserve">                         </w:t>
      </w:r>
      <w:r>
        <w:rPr>
          <w:rFonts w:hint="eastAsia" w:ascii="Times New Roman" w:hAnsi="Times New Roman" w:eastAsia="宋体" w:cs="Times New Roman"/>
          <w:lang w:val="en-US" w:eastAsia="zh-CN"/>
        </w:rPr>
        <w:t xml:space="preserve">                         </w:t>
      </w:r>
    </w:p>
    <w:p w14:paraId="412374B8">
      <w:pPr>
        <w:pStyle w:val="28"/>
        <w:keepNext w:val="0"/>
        <w:keepLines w:val="0"/>
        <w:pageBreakBefore w:val="0"/>
        <w:widowControl w:val="0"/>
        <w:numPr>
          <w:ilvl w:val="2"/>
          <w:numId w:val="3"/>
        </w:numPr>
        <w:kinsoku/>
        <w:wordWrap/>
        <w:overflowPunct/>
        <w:topLinePunct w:val="0"/>
        <w:autoSpaceDE/>
        <w:autoSpaceDN/>
        <w:bidi w:val="0"/>
        <w:adjustRightInd/>
        <w:snapToGrid/>
        <w:ind w:left="420" w:leftChars="200" w:firstLine="420" w:firstLineChars="200"/>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甲方开票信息</w:t>
      </w:r>
    </w:p>
    <w:p w14:paraId="0835FE84">
      <w:pPr>
        <w:pStyle w:val="28"/>
        <w:keepNext w:val="0"/>
        <w:keepLines w:val="0"/>
        <w:pageBreakBefore w:val="0"/>
        <w:widowControl w:val="0"/>
        <w:numPr>
          <w:ilvl w:val="1"/>
          <w:numId w:val="0"/>
        </w:numPr>
        <w:kinsoku/>
        <w:wordWrap/>
        <w:overflowPunct/>
        <w:topLinePunct w:val="0"/>
        <w:autoSpaceDE/>
        <w:autoSpaceDN/>
        <w:bidi w:val="0"/>
        <w:adjustRightInd/>
        <w:snapToGrid/>
        <w:ind w:left="1827" w:leftChars="600" w:hanging="567"/>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甲方公司名称：</w:t>
      </w:r>
      <w:r>
        <w:rPr>
          <w:rFonts w:hint="eastAsia" w:ascii="Times New Roman" w:hAnsi="Times New Roman" w:eastAsia="宋体" w:cs="Times New Roman"/>
          <w:u w:val="single"/>
          <w:lang w:val="en-US" w:eastAsia="zh-CN"/>
        </w:rPr>
        <w:t xml:space="preserve">                         </w:t>
      </w:r>
      <w:r>
        <w:rPr>
          <w:rFonts w:hint="eastAsia" w:ascii="Times New Roman" w:hAnsi="Times New Roman" w:eastAsia="宋体" w:cs="Times New Roman"/>
          <w:lang w:val="en-US" w:eastAsia="zh-CN"/>
        </w:rPr>
        <w:t xml:space="preserve">                         </w:t>
      </w:r>
    </w:p>
    <w:p w14:paraId="03644B73">
      <w:pPr>
        <w:pStyle w:val="28"/>
        <w:keepNext w:val="0"/>
        <w:keepLines w:val="0"/>
        <w:pageBreakBefore w:val="0"/>
        <w:widowControl w:val="0"/>
        <w:numPr>
          <w:ilvl w:val="1"/>
          <w:numId w:val="0"/>
        </w:numPr>
        <w:kinsoku/>
        <w:wordWrap/>
        <w:overflowPunct/>
        <w:topLinePunct w:val="0"/>
        <w:autoSpaceDE/>
        <w:autoSpaceDN/>
        <w:bidi w:val="0"/>
        <w:adjustRightInd/>
        <w:snapToGrid/>
        <w:ind w:left="1827" w:leftChars="600" w:hanging="567"/>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甲方公司地址：</w:t>
      </w:r>
      <w:r>
        <w:rPr>
          <w:rFonts w:hint="eastAsia" w:ascii="Times New Roman" w:hAnsi="Times New Roman" w:eastAsia="宋体" w:cs="Times New Roman"/>
          <w:u w:val="single"/>
          <w:lang w:val="en-US" w:eastAsia="zh-CN"/>
        </w:rPr>
        <w:t xml:space="preserve">                         </w:t>
      </w:r>
      <w:r>
        <w:rPr>
          <w:rFonts w:hint="eastAsia" w:ascii="Times New Roman" w:hAnsi="Times New Roman" w:eastAsia="宋体" w:cs="Times New Roman"/>
          <w:lang w:val="en-US" w:eastAsia="zh-CN"/>
        </w:rPr>
        <w:t xml:space="preserve">                         </w:t>
      </w:r>
    </w:p>
    <w:p w14:paraId="5FD3CEC2">
      <w:pPr>
        <w:pStyle w:val="28"/>
        <w:keepNext w:val="0"/>
        <w:keepLines w:val="0"/>
        <w:pageBreakBefore w:val="0"/>
        <w:widowControl w:val="0"/>
        <w:numPr>
          <w:ilvl w:val="1"/>
          <w:numId w:val="0"/>
        </w:numPr>
        <w:kinsoku/>
        <w:wordWrap/>
        <w:overflowPunct/>
        <w:topLinePunct w:val="0"/>
        <w:autoSpaceDE/>
        <w:autoSpaceDN/>
        <w:bidi w:val="0"/>
        <w:adjustRightInd/>
        <w:snapToGrid/>
        <w:ind w:left="1827" w:leftChars="600" w:hanging="567"/>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甲方公司电话：</w:t>
      </w:r>
      <w:r>
        <w:rPr>
          <w:rFonts w:hint="eastAsia" w:ascii="Times New Roman" w:hAnsi="Times New Roman" w:eastAsia="宋体" w:cs="Times New Roman"/>
          <w:u w:val="single"/>
          <w:lang w:val="en-US" w:eastAsia="zh-CN"/>
        </w:rPr>
        <w:t xml:space="preserve">                         </w:t>
      </w:r>
      <w:r>
        <w:rPr>
          <w:rFonts w:hint="eastAsia" w:ascii="Times New Roman" w:hAnsi="Times New Roman" w:eastAsia="宋体" w:cs="Times New Roman"/>
          <w:lang w:val="en-US" w:eastAsia="zh-CN"/>
        </w:rPr>
        <w:t xml:space="preserve">                         </w:t>
      </w:r>
    </w:p>
    <w:p w14:paraId="6196C9AB">
      <w:pPr>
        <w:pStyle w:val="28"/>
        <w:keepNext w:val="0"/>
        <w:keepLines w:val="0"/>
        <w:pageBreakBefore w:val="0"/>
        <w:widowControl w:val="0"/>
        <w:numPr>
          <w:ilvl w:val="1"/>
          <w:numId w:val="0"/>
        </w:numPr>
        <w:kinsoku/>
        <w:wordWrap/>
        <w:overflowPunct/>
        <w:topLinePunct w:val="0"/>
        <w:autoSpaceDE/>
        <w:autoSpaceDN/>
        <w:bidi w:val="0"/>
        <w:adjustRightInd/>
        <w:snapToGrid/>
        <w:ind w:left="1827" w:leftChars="600" w:hanging="567"/>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纳税人识别号：</w:t>
      </w:r>
      <w:r>
        <w:rPr>
          <w:rFonts w:hint="eastAsia" w:ascii="Times New Roman" w:hAnsi="Times New Roman" w:eastAsia="宋体" w:cs="Times New Roman"/>
          <w:u w:val="single"/>
          <w:lang w:val="en-US" w:eastAsia="zh-CN"/>
        </w:rPr>
        <w:t xml:space="preserve">                         </w:t>
      </w:r>
      <w:r>
        <w:rPr>
          <w:rFonts w:hint="eastAsia" w:ascii="Times New Roman" w:hAnsi="Times New Roman" w:eastAsia="宋体" w:cs="Times New Roman"/>
          <w:lang w:val="en-US" w:eastAsia="zh-CN"/>
        </w:rPr>
        <w:t xml:space="preserve">                         </w:t>
      </w:r>
    </w:p>
    <w:p w14:paraId="755FB4BA">
      <w:pPr>
        <w:pStyle w:val="28"/>
        <w:keepNext w:val="0"/>
        <w:keepLines w:val="0"/>
        <w:pageBreakBefore w:val="0"/>
        <w:widowControl w:val="0"/>
        <w:numPr>
          <w:ilvl w:val="1"/>
          <w:numId w:val="0"/>
        </w:numPr>
        <w:kinsoku/>
        <w:wordWrap/>
        <w:overflowPunct/>
        <w:topLinePunct w:val="0"/>
        <w:autoSpaceDE/>
        <w:autoSpaceDN/>
        <w:bidi w:val="0"/>
        <w:adjustRightInd/>
        <w:snapToGrid/>
        <w:ind w:left="1827" w:leftChars="600" w:hanging="567"/>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甲方开户银行：</w:t>
      </w:r>
      <w:r>
        <w:rPr>
          <w:rFonts w:hint="eastAsia" w:ascii="Times New Roman" w:hAnsi="Times New Roman" w:eastAsia="宋体" w:cs="Times New Roman"/>
          <w:u w:val="single"/>
          <w:lang w:val="en-US" w:eastAsia="zh-CN"/>
        </w:rPr>
        <w:t xml:space="preserve">                         </w:t>
      </w:r>
      <w:r>
        <w:rPr>
          <w:rFonts w:hint="eastAsia" w:ascii="Times New Roman" w:hAnsi="Times New Roman" w:eastAsia="宋体" w:cs="Times New Roman"/>
          <w:lang w:val="en-US" w:eastAsia="zh-CN"/>
        </w:rPr>
        <w:t xml:space="preserve">                         </w:t>
      </w:r>
    </w:p>
    <w:p w14:paraId="4048D67D">
      <w:pPr>
        <w:pStyle w:val="28"/>
        <w:keepNext w:val="0"/>
        <w:keepLines w:val="0"/>
        <w:pageBreakBefore w:val="0"/>
        <w:widowControl w:val="0"/>
        <w:numPr>
          <w:ilvl w:val="1"/>
          <w:numId w:val="0"/>
        </w:numPr>
        <w:kinsoku/>
        <w:wordWrap/>
        <w:overflowPunct/>
        <w:topLinePunct w:val="0"/>
        <w:autoSpaceDE/>
        <w:autoSpaceDN/>
        <w:bidi w:val="0"/>
        <w:adjustRightInd/>
        <w:snapToGrid/>
        <w:ind w:left="1827" w:leftChars="600" w:hanging="567"/>
        <w:textAlignment w:val="auto"/>
        <w:rPr>
          <w:ins w:id="0" w:author="Dennis" w:date="2026-08-12T15:58:27Z"/>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甲方银行帐号：</w:t>
      </w:r>
      <w:r>
        <w:rPr>
          <w:rFonts w:hint="eastAsia" w:ascii="Times New Roman" w:hAnsi="Times New Roman" w:eastAsia="宋体" w:cs="Times New Roman"/>
          <w:u w:val="single"/>
          <w:lang w:val="en-US" w:eastAsia="zh-CN"/>
        </w:rPr>
        <w:t xml:space="preserve">                         </w:t>
      </w:r>
      <w:r>
        <w:rPr>
          <w:rFonts w:hint="eastAsia" w:ascii="Times New Roman" w:hAnsi="Times New Roman" w:eastAsia="宋体" w:cs="Times New Roman"/>
          <w:lang w:val="en-US" w:eastAsia="zh-CN"/>
        </w:rPr>
        <w:t xml:space="preserve">         </w:t>
      </w:r>
    </w:p>
    <w:p w14:paraId="545D548F">
      <w:pPr>
        <w:pStyle w:val="2"/>
        <w:numPr>
          <w:ilvl w:val="0"/>
          <w:numId w:val="3"/>
        </w:numPr>
        <w:bidi w:val="0"/>
        <w:ind w:left="425" w:leftChars="0" w:hanging="425" w:firstLineChars="0"/>
        <w:rPr>
          <w:rFonts w:hint="eastAsia" w:ascii="Times New Roman" w:hAnsi="Times New Roman" w:eastAsia="宋体" w:cs="Times New Roman"/>
          <w:kern w:val="2"/>
          <w:sz w:val="21"/>
          <w:szCs w:val="20"/>
          <w:lang w:val="en-US" w:eastAsia="zh-CN" w:bidi="ar-SA"/>
        </w:rPr>
      </w:pPr>
      <w:r>
        <w:rPr>
          <w:rFonts w:hint="eastAsia"/>
          <w:lang w:val="en-US" w:eastAsia="zh-CN"/>
        </w:rPr>
        <w:t>双方权利与义务</w:t>
      </w:r>
    </w:p>
    <w:p w14:paraId="3B02A1C7">
      <w:pPr>
        <w:pStyle w:val="28"/>
        <w:keepNext w:val="0"/>
        <w:keepLines w:val="0"/>
        <w:pageBreakBefore w:val="0"/>
        <w:widowControl w:val="0"/>
        <w:numPr>
          <w:ilvl w:val="1"/>
          <w:numId w:val="3"/>
        </w:numPr>
        <w:kinsoku/>
        <w:wordWrap/>
        <w:overflowPunct/>
        <w:topLinePunct w:val="0"/>
        <w:autoSpaceDE/>
        <w:autoSpaceDN/>
        <w:bidi w:val="0"/>
        <w:adjustRightInd/>
        <w:snapToGrid/>
        <w:ind w:left="0" w:leftChars="0" w:firstLine="420" w:firstLineChars="200"/>
        <w:textAlignment w:val="auto"/>
        <w:rPr>
          <w:rFonts w:hint="eastAsia" w:ascii="宋体" w:hAnsi="宋体" w:eastAsia="宋体" w:cs="宋体"/>
          <w:b w:val="0"/>
          <w:bCs w:val="0"/>
          <w:sz w:val="21"/>
          <w:szCs w:val="21"/>
          <w:lang w:val="en-US" w:eastAsia="zh-CN"/>
        </w:rPr>
      </w:pPr>
      <w:r>
        <w:rPr>
          <w:rFonts w:hint="eastAsia" w:ascii="Times New Roman" w:hAnsi="Times New Roman" w:eastAsia="宋体" w:cs="Times New Roman"/>
          <w:kern w:val="2"/>
          <w:sz w:val="21"/>
          <w:szCs w:val="20"/>
          <w:u w:val="none"/>
          <w:lang w:val="en-US" w:eastAsia="zh-CN" w:bidi="ar-SA"/>
        </w:rPr>
        <w:t>甲方权利与义务</w:t>
      </w:r>
    </w:p>
    <w:p w14:paraId="23146F24">
      <w:pPr>
        <w:pStyle w:val="28"/>
        <w:keepNext w:val="0"/>
        <w:keepLines w:val="0"/>
        <w:pageBreakBefore w:val="0"/>
        <w:widowControl w:val="0"/>
        <w:numPr>
          <w:ilvl w:val="2"/>
          <w:numId w:val="3"/>
        </w:numPr>
        <w:kinsoku/>
        <w:wordWrap/>
        <w:overflowPunct/>
        <w:topLinePunct w:val="0"/>
        <w:autoSpaceDE/>
        <w:autoSpaceDN/>
        <w:bidi w:val="0"/>
        <w:adjustRightInd/>
        <w:snapToGrid/>
        <w:ind w:left="420" w:leftChars="0" w:firstLine="420" w:firstLineChars="200"/>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eastAsia="zh-CN"/>
        </w:rPr>
        <w:t>甲方有义务按合同约定向乙方支付合同款。</w:t>
      </w:r>
    </w:p>
    <w:p w14:paraId="0A0D6E35">
      <w:pPr>
        <w:pStyle w:val="28"/>
        <w:keepNext w:val="0"/>
        <w:keepLines w:val="0"/>
        <w:pageBreakBefore w:val="0"/>
        <w:widowControl w:val="0"/>
        <w:numPr>
          <w:ilvl w:val="2"/>
          <w:numId w:val="3"/>
        </w:numPr>
        <w:kinsoku/>
        <w:wordWrap/>
        <w:overflowPunct/>
        <w:topLinePunct w:val="0"/>
        <w:autoSpaceDE/>
        <w:autoSpaceDN/>
        <w:bidi w:val="0"/>
        <w:adjustRightInd/>
        <w:snapToGrid/>
        <w:ind w:left="420" w:leftChars="0" w:firstLine="420" w:firstLineChars="200"/>
        <w:textAlignment w:val="auto"/>
        <w:rPr>
          <w:rFonts w:hint="eastAsia" w:ascii="宋体" w:hAnsi="宋体" w:eastAsia="宋体" w:cs="宋体"/>
          <w:b w:val="0"/>
          <w:bCs w:val="0"/>
          <w:sz w:val="21"/>
          <w:szCs w:val="21"/>
          <w:u w:val="none"/>
          <w:lang w:val="en-US" w:eastAsia="zh-CN"/>
        </w:rPr>
      </w:pPr>
      <w:r>
        <w:rPr>
          <w:rFonts w:hint="eastAsia" w:ascii="宋体" w:hAnsi="宋体" w:eastAsia="宋体" w:cs="宋体"/>
          <w:b w:val="0"/>
          <w:bCs w:val="0"/>
          <w:sz w:val="21"/>
          <w:szCs w:val="21"/>
          <w:lang w:val="en-US" w:eastAsia="zh-CN"/>
        </w:rPr>
        <w:t>甲方</w:t>
      </w:r>
      <w:r>
        <w:rPr>
          <w:rFonts w:hint="eastAsia" w:ascii="宋体" w:hAnsi="宋体" w:eastAsia="宋体" w:cs="宋体"/>
          <w:b w:val="0"/>
          <w:bCs w:val="0"/>
          <w:sz w:val="21"/>
          <w:szCs w:val="21"/>
          <w:lang w:eastAsia="zh-CN"/>
        </w:rPr>
        <w:t>应为执行本项目的需要向乙方提供必要协助和配合</w:t>
      </w:r>
      <w:r>
        <w:rPr>
          <w:rFonts w:hint="eastAsia" w:ascii="宋体" w:hAnsi="宋体" w:eastAsia="宋体" w:cs="宋体"/>
          <w:b w:val="0"/>
          <w:bCs w:val="0"/>
          <w:sz w:val="21"/>
          <w:szCs w:val="21"/>
          <w:lang w:val="en-US" w:eastAsia="zh-CN"/>
        </w:rPr>
        <w:t>，包括但不限于提供符合要求的硬件环境、网络配置及必要的技术支持等</w:t>
      </w:r>
      <w:r>
        <w:rPr>
          <w:rFonts w:hint="eastAsia" w:ascii="宋体" w:hAnsi="宋体" w:eastAsia="宋体" w:cs="宋体"/>
          <w:b w:val="0"/>
          <w:bCs w:val="0"/>
          <w:sz w:val="21"/>
          <w:szCs w:val="21"/>
          <w:lang w:eastAsia="zh-CN"/>
        </w:rPr>
        <w:t>。</w:t>
      </w:r>
      <w:r>
        <w:rPr>
          <w:rFonts w:hint="eastAsia" w:ascii="宋体" w:hAnsi="宋体" w:eastAsia="宋体" w:cs="宋体"/>
          <w:b w:val="0"/>
          <w:bCs w:val="0"/>
          <w:kern w:val="0"/>
          <w:sz w:val="21"/>
          <w:szCs w:val="21"/>
          <w:lang w:val="en-US" w:eastAsia="zh-CN" w:bidi="ar"/>
        </w:rPr>
        <w:t>因甲方未及时提供资料、账号、网络、服务器、域名、SSL证书、模型API、测试数据、业务确认、第三方系统接口或其他必要配合，导致乙方无法按期交付的，交付期限相应顺延，乙方不承担逾期责任；因此产生的额外工作量或费用，由双方另行确认。</w:t>
      </w:r>
    </w:p>
    <w:p w14:paraId="1284F08F">
      <w:pPr>
        <w:pStyle w:val="28"/>
        <w:keepNext w:val="0"/>
        <w:keepLines w:val="0"/>
        <w:pageBreakBefore w:val="0"/>
        <w:widowControl w:val="0"/>
        <w:numPr>
          <w:ilvl w:val="2"/>
          <w:numId w:val="3"/>
        </w:numPr>
        <w:kinsoku/>
        <w:wordWrap/>
        <w:overflowPunct/>
        <w:topLinePunct w:val="0"/>
        <w:autoSpaceDE/>
        <w:autoSpaceDN/>
        <w:bidi w:val="0"/>
        <w:adjustRightInd/>
        <w:snapToGrid/>
        <w:ind w:left="420" w:leftChars="0" w:firstLine="420" w:firstLineChars="200"/>
        <w:textAlignment w:val="auto"/>
        <w:rPr>
          <w:rFonts w:hint="eastAsia" w:ascii="宋体" w:hAnsi="宋体" w:eastAsia="宋体" w:cs="宋体"/>
          <w:b w:val="0"/>
          <w:bCs w:val="0"/>
          <w:sz w:val="21"/>
          <w:szCs w:val="21"/>
          <w:u w:val="none"/>
          <w:lang w:val="en-US" w:eastAsia="zh-CN"/>
        </w:rPr>
      </w:pPr>
      <w:r>
        <w:rPr>
          <w:rFonts w:hint="eastAsia" w:ascii="宋体" w:hAnsi="宋体" w:eastAsia="宋体" w:cs="宋体"/>
          <w:b w:val="0"/>
          <w:bCs w:val="0"/>
          <w:sz w:val="21"/>
          <w:szCs w:val="21"/>
          <w:u w:val="none"/>
          <w:lang w:val="en-US" w:eastAsia="zh-CN"/>
        </w:rPr>
        <w:t>在本合同约定的软件授权期限内，甲方享有</w:t>
      </w:r>
      <w:r>
        <w:rPr>
          <w:rFonts w:hint="eastAsia" w:ascii="宋体" w:hAnsi="宋体" w:cs="宋体"/>
          <w:b w:val="0"/>
          <w:bCs w:val="0"/>
          <w:sz w:val="21"/>
          <w:szCs w:val="21"/>
          <w:u w:val="none"/>
          <w:lang w:val="en-US" w:eastAsia="zh-CN"/>
        </w:rPr>
        <w:t>对应版本</w:t>
      </w:r>
      <w:r>
        <w:rPr>
          <w:rFonts w:hint="eastAsia" w:ascii="宋体" w:hAnsi="宋体" w:eastAsia="宋体" w:cs="宋体"/>
          <w:b w:val="0"/>
          <w:bCs w:val="0"/>
          <w:sz w:val="21"/>
          <w:szCs w:val="21"/>
          <w:u w:val="none"/>
          <w:lang w:val="en-US" w:eastAsia="zh-CN"/>
        </w:rPr>
        <w:t>软件的使用授权。</w:t>
      </w:r>
    </w:p>
    <w:p w14:paraId="68DD7363">
      <w:pPr>
        <w:pStyle w:val="28"/>
        <w:keepNext w:val="0"/>
        <w:keepLines w:val="0"/>
        <w:pageBreakBefore w:val="0"/>
        <w:widowControl w:val="0"/>
        <w:numPr>
          <w:ilvl w:val="2"/>
          <w:numId w:val="3"/>
        </w:numPr>
        <w:kinsoku/>
        <w:wordWrap/>
        <w:overflowPunct/>
        <w:topLinePunct w:val="0"/>
        <w:autoSpaceDE/>
        <w:autoSpaceDN/>
        <w:bidi w:val="0"/>
        <w:adjustRightInd/>
        <w:snapToGrid/>
        <w:ind w:left="420" w:leftChars="0" w:firstLine="420" w:firstLineChars="200"/>
        <w:textAlignment w:val="auto"/>
        <w:rPr>
          <w:rFonts w:hint="eastAsia" w:ascii="宋体" w:hAnsi="宋体" w:eastAsia="宋体" w:cs="宋体"/>
          <w:b w:val="0"/>
          <w:bCs w:val="0"/>
          <w:kern w:val="2"/>
          <w:sz w:val="21"/>
          <w:szCs w:val="21"/>
          <w:lang w:val="en-US" w:eastAsia="zh-CN" w:bidi="ar-SA"/>
        </w:rPr>
      </w:pPr>
      <w:r>
        <w:rPr>
          <w:rFonts w:hint="eastAsia" w:ascii="宋体" w:hAnsi="宋体" w:eastAsia="宋体" w:cs="宋体"/>
          <w:b w:val="0"/>
          <w:bCs w:val="0"/>
          <w:sz w:val="21"/>
          <w:szCs w:val="21"/>
          <w:lang w:val="en-US" w:eastAsia="zh-CN"/>
        </w:rPr>
        <w:t>甲方应指派一名代表，与乙方进行及时联络，并按双方商定的时间，定期与乙方代表举行会议。</w:t>
      </w:r>
    </w:p>
    <w:p w14:paraId="3BC10ADB">
      <w:pPr>
        <w:pStyle w:val="28"/>
        <w:keepNext w:val="0"/>
        <w:keepLines w:val="0"/>
        <w:pageBreakBefore w:val="0"/>
        <w:widowControl w:val="0"/>
        <w:numPr>
          <w:ilvl w:val="2"/>
          <w:numId w:val="3"/>
        </w:numPr>
        <w:kinsoku/>
        <w:wordWrap/>
        <w:overflowPunct/>
        <w:topLinePunct w:val="0"/>
        <w:autoSpaceDE/>
        <w:autoSpaceDN/>
        <w:bidi w:val="0"/>
        <w:adjustRightInd/>
        <w:snapToGrid/>
        <w:ind w:left="420" w:leftChars="0" w:firstLine="420" w:firstLineChars="200"/>
        <w:textAlignment w:val="auto"/>
        <w:rPr>
          <w:rFonts w:hint="eastAsia" w:ascii="宋体" w:hAnsi="宋体" w:eastAsia="宋体" w:cs="宋体"/>
          <w:b w:val="0"/>
          <w:bCs w:val="0"/>
          <w:sz w:val="21"/>
          <w:szCs w:val="21"/>
          <w:u w:val="single"/>
          <w:lang w:val="en-US" w:eastAsia="zh-CN"/>
        </w:rPr>
      </w:pPr>
      <w:r>
        <w:rPr>
          <w:rFonts w:hint="eastAsia" w:ascii="宋体" w:hAnsi="宋体" w:eastAsia="宋体" w:cs="宋体"/>
          <w:b w:val="0"/>
          <w:bCs w:val="0"/>
          <w:sz w:val="21"/>
          <w:szCs w:val="21"/>
          <w:lang w:val="en-US" w:eastAsia="zh-CN"/>
        </w:rPr>
        <w:t>甲方指定代表：</w:t>
      </w:r>
      <w:r>
        <w:rPr>
          <w:rFonts w:hint="eastAsia" w:ascii="宋体" w:hAnsi="宋体" w:eastAsia="宋体" w:cs="宋体"/>
          <w:b w:val="0"/>
          <w:bCs w:val="0"/>
          <w:sz w:val="21"/>
          <w:szCs w:val="21"/>
          <w:u w:val="single"/>
          <w:lang w:val="en-US" w:eastAsia="zh-CN"/>
        </w:rPr>
        <w:t xml:space="preserve">       </w:t>
      </w:r>
      <w:r>
        <w:rPr>
          <w:rFonts w:hint="eastAsia" w:ascii="宋体" w:hAnsi="宋体" w:eastAsia="宋体" w:cs="宋体"/>
          <w:b w:val="0"/>
          <w:bCs w:val="0"/>
          <w:sz w:val="21"/>
          <w:szCs w:val="21"/>
          <w:lang w:val="en-US" w:eastAsia="zh-CN"/>
        </w:rPr>
        <w:t>；联系电话：</w:t>
      </w:r>
      <w:r>
        <w:rPr>
          <w:rFonts w:hint="eastAsia" w:ascii="宋体" w:hAnsi="宋体" w:eastAsia="宋体" w:cs="宋体"/>
          <w:b w:val="0"/>
          <w:bCs w:val="0"/>
          <w:sz w:val="21"/>
          <w:szCs w:val="21"/>
          <w:u w:val="single"/>
          <w:lang w:val="en-US" w:eastAsia="zh-CN"/>
        </w:rPr>
        <w:t xml:space="preserve">               </w:t>
      </w:r>
      <w:r>
        <w:rPr>
          <w:rFonts w:hint="eastAsia" w:ascii="宋体" w:hAnsi="宋体" w:eastAsia="宋体" w:cs="宋体"/>
          <w:b w:val="0"/>
          <w:bCs w:val="0"/>
          <w:sz w:val="21"/>
          <w:szCs w:val="21"/>
          <w:lang w:val="en-US" w:eastAsia="zh-CN"/>
        </w:rPr>
        <w:t>；联系邮箱：</w:t>
      </w:r>
      <w:r>
        <w:rPr>
          <w:rFonts w:hint="eastAsia" w:ascii="宋体" w:hAnsi="宋体" w:eastAsia="宋体" w:cs="宋体"/>
          <w:b w:val="0"/>
          <w:bCs w:val="0"/>
          <w:sz w:val="21"/>
          <w:szCs w:val="21"/>
          <w:u w:val="single"/>
          <w:lang w:val="en-US" w:eastAsia="zh-CN"/>
        </w:rPr>
        <w:t xml:space="preserve">                      </w:t>
      </w:r>
      <w:r>
        <w:rPr>
          <w:rFonts w:hint="eastAsia" w:ascii="宋体" w:hAnsi="宋体" w:cs="宋体"/>
          <w:b w:val="0"/>
          <w:bCs w:val="0"/>
          <w:sz w:val="21"/>
          <w:szCs w:val="21"/>
          <w:u w:val="none"/>
          <w:lang w:val="en-US" w:eastAsia="zh-CN"/>
        </w:rPr>
        <w:t>。</w:t>
      </w:r>
    </w:p>
    <w:p w14:paraId="2D2DCAFA">
      <w:pPr>
        <w:pStyle w:val="28"/>
        <w:keepNext w:val="0"/>
        <w:keepLines w:val="0"/>
        <w:pageBreakBefore w:val="0"/>
        <w:widowControl w:val="0"/>
        <w:numPr>
          <w:ilvl w:val="2"/>
          <w:numId w:val="3"/>
        </w:numPr>
        <w:kinsoku/>
        <w:wordWrap/>
        <w:overflowPunct/>
        <w:topLinePunct w:val="0"/>
        <w:autoSpaceDE/>
        <w:autoSpaceDN/>
        <w:bidi w:val="0"/>
        <w:adjustRightInd/>
        <w:snapToGrid/>
        <w:ind w:left="420" w:leftChars="0" w:firstLine="420" w:firstLineChars="200"/>
        <w:textAlignment w:val="auto"/>
        <w:rPr>
          <w:rFonts w:hint="eastAsia" w:ascii="宋体" w:hAnsi="宋体" w:eastAsia="宋体" w:cs="宋体"/>
          <w:b w:val="0"/>
          <w:bCs w:val="0"/>
          <w:kern w:val="2"/>
          <w:sz w:val="21"/>
          <w:szCs w:val="21"/>
          <w:u w:val="none"/>
          <w:lang w:val="en-US" w:eastAsia="zh-CN" w:bidi="ar-SA"/>
        </w:rPr>
      </w:pPr>
      <w:r>
        <w:rPr>
          <w:rFonts w:hint="eastAsia" w:ascii="宋体" w:hAnsi="宋体" w:eastAsia="宋体" w:cs="宋体"/>
          <w:b w:val="0"/>
          <w:bCs w:val="0"/>
          <w:kern w:val="2"/>
          <w:sz w:val="21"/>
          <w:szCs w:val="21"/>
          <w:u w:val="none"/>
          <w:lang w:val="en-US" w:eastAsia="zh-CN" w:bidi="ar-SA"/>
        </w:rPr>
        <w:t>甲方不得利用</w:t>
      </w:r>
      <w:r>
        <w:rPr>
          <w:rFonts w:hint="eastAsia" w:ascii="宋体" w:hAnsi="宋体" w:eastAsia="宋体" w:cs="宋体"/>
          <w:b w:val="0"/>
          <w:bCs w:val="0"/>
          <w:kern w:val="2"/>
          <w:sz w:val="21"/>
          <w:szCs w:val="21"/>
          <w:u w:val="single"/>
          <w:lang w:val="en-US" w:eastAsia="zh-CN" w:bidi="ar-SA"/>
        </w:rPr>
        <w:t>FastGPT</w:t>
      </w:r>
      <w:r>
        <w:rPr>
          <w:rFonts w:hint="eastAsia" w:ascii="宋体" w:hAnsi="宋体" w:eastAsia="宋体" w:cs="宋体"/>
          <w:b w:val="0"/>
          <w:bCs w:val="0"/>
          <w:kern w:val="2"/>
          <w:sz w:val="21"/>
          <w:szCs w:val="21"/>
          <w:u w:val="none"/>
          <w:lang w:val="en-US" w:eastAsia="zh-CN" w:bidi="ar-SA"/>
        </w:rPr>
        <w:t>软件实施任何违反中华人民共和国现行法律法规的行为，包括但不限于危害国家安全、侵犯他人合法权益等行为。如因甲方违法行为导致的一切法律后果及赔偿责任，均由甲方独立承担</w:t>
      </w:r>
      <w:r>
        <w:rPr>
          <w:rFonts w:hint="eastAsia" w:ascii="宋体" w:hAnsi="宋体" w:cs="宋体"/>
          <w:b w:val="0"/>
          <w:bCs w:val="0"/>
          <w:kern w:val="2"/>
          <w:sz w:val="21"/>
          <w:szCs w:val="21"/>
          <w:u w:val="none"/>
          <w:lang w:val="en-US" w:eastAsia="zh-CN" w:bidi="ar-SA"/>
        </w:rPr>
        <w:t>。</w:t>
      </w:r>
    </w:p>
    <w:p w14:paraId="3BCEED63">
      <w:pPr>
        <w:keepNext/>
        <w:keepLines w:val="0"/>
        <w:pageBreakBefore w:val="0"/>
        <w:widowControl w:val="0"/>
        <w:numPr>
          <w:ilvl w:val="2"/>
          <w:numId w:val="3"/>
        </w:numPr>
        <w:kinsoku/>
        <w:wordWrap/>
        <w:overflowPunct/>
        <w:topLinePunct w:val="0"/>
        <w:autoSpaceDE/>
        <w:autoSpaceDN/>
        <w:bidi w:val="0"/>
        <w:adjustRightInd/>
        <w:snapToGrid/>
        <w:spacing w:before="0" w:beforeLines="0" w:after="0" w:afterLines="0"/>
        <w:ind w:left="420" w:leftChars="200" w:firstLine="420" w:firstLineChars="200"/>
        <w:textAlignment w:val="auto"/>
        <w:outlineLvl w:val="9"/>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eastAsia="zh-CN"/>
        </w:rPr>
        <w:t>其他本合同约定的权利和义务。</w:t>
      </w:r>
    </w:p>
    <w:p w14:paraId="32BE6A20">
      <w:pPr>
        <w:pStyle w:val="28"/>
        <w:keepNext w:val="0"/>
        <w:keepLines w:val="0"/>
        <w:pageBreakBefore w:val="0"/>
        <w:widowControl w:val="0"/>
        <w:numPr>
          <w:ilvl w:val="1"/>
          <w:numId w:val="3"/>
        </w:numPr>
        <w:kinsoku/>
        <w:wordWrap/>
        <w:overflowPunct/>
        <w:topLinePunct w:val="0"/>
        <w:autoSpaceDE/>
        <w:autoSpaceDN/>
        <w:bidi w:val="0"/>
        <w:adjustRightInd/>
        <w:snapToGrid/>
        <w:ind w:left="0" w:leftChars="0" w:firstLine="420" w:firstLineChars="200"/>
        <w:textAlignment w:val="auto"/>
        <w:rPr>
          <w:rFonts w:hint="eastAsia" w:ascii="宋体" w:hAnsi="宋体" w:eastAsia="宋体" w:cs="宋体"/>
          <w:b w:val="0"/>
          <w:bCs w:val="0"/>
          <w:sz w:val="21"/>
          <w:szCs w:val="21"/>
          <w:lang w:val="en-US" w:eastAsia="zh-CN"/>
        </w:rPr>
      </w:pPr>
      <w:r>
        <w:rPr>
          <w:rFonts w:hint="eastAsia" w:ascii="Times New Roman" w:hAnsi="Times New Roman" w:eastAsia="宋体" w:cs="Times New Roman"/>
          <w:kern w:val="2"/>
          <w:sz w:val="21"/>
          <w:szCs w:val="20"/>
          <w:u w:val="none"/>
          <w:lang w:val="en-US" w:eastAsia="zh-CN" w:bidi="ar-SA"/>
        </w:rPr>
        <w:t>乙方权利与义务</w:t>
      </w:r>
    </w:p>
    <w:p w14:paraId="772639AF">
      <w:pPr>
        <w:pStyle w:val="28"/>
        <w:keepNext w:val="0"/>
        <w:keepLines w:val="0"/>
        <w:pageBreakBefore w:val="0"/>
        <w:widowControl w:val="0"/>
        <w:numPr>
          <w:ilvl w:val="2"/>
          <w:numId w:val="3"/>
        </w:numPr>
        <w:kinsoku/>
        <w:wordWrap/>
        <w:overflowPunct/>
        <w:topLinePunct w:val="0"/>
        <w:autoSpaceDE/>
        <w:autoSpaceDN/>
        <w:bidi w:val="0"/>
        <w:adjustRightInd/>
        <w:snapToGrid/>
        <w:ind w:left="420" w:leftChars="0" w:firstLine="420" w:firstLineChars="200"/>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eastAsia="zh-CN"/>
        </w:rPr>
        <w:t>乙方有权依据本合同约定获取相应的报酬。</w:t>
      </w:r>
    </w:p>
    <w:p w14:paraId="5B18CAAE">
      <w:pPr>
        <w:pStyle w:val="28"/>
        <w:keepNext w:val="0"/>
        <w:keepLines w:val="0"/>
        <w:pageBreakBefore w:val="0"/>
        <w:widowControl w:val="0"/>
        <w:numPr>
          <w:ilvl w:val="2"/>
          <w:numId w:val="3"/>
        </w:numPr>
        <w:kinsoku/>
        <w:wordWrap/>
        <w:overflowPunct/>
        <w:topLinePunct w:val="0"/>
        <w:autoSpaceDE/>
        <w:autoSpaceDN/>
        <w:bidi w:val="0"/>
        <w:adjustRightInd/>
        <w:snapToGrid/>
        <w:ind w:left="420" w:leftChars="0" w:firstLine="420" w:firstLineChars="200"/>
        <w:textAlignment w:val="auto"/>
        <w:rPr>
          <w:rFonts w:hint="eastAsia" w:ascii="宋体" w:hAnsi="宋体" w:eastAsia="宋体" w:cs="宋体"/>
          <w:sz w:val="21"/>
          <w:szCs w:val="21"/>
          <w:lang w:val="en-US"/>
        </w:rPr>
      </w:pPr>
      <w:r>
        <w:rPr>
          <w:rFonts w:hint="eastAsia" w:ascii="宋体" w:hAnsi="宋体" w:eastAsia="宋体" w:cs="宋体"/>
          <w:b w:val="0"/>
          <w:bCs w:val="0"/>
          <w:sz w:val="21"/>
          <w:szCs w:val="21"/>
          <w:lang w:eastAsia="zh-CN"/>
        </w:rPr>
        <w:t>乙方应指派一名代表</w:t>
      </w:r>
      <w:r>
        <w:rPr>
          <w:rFonts w:hint="eastAsia" w:ascii="宋体" w:hAnsi="宋体" w:cs="宋体"/>
          <w:b w:val="0"/>
          <w:bCs w:val="0"/>
          <w:sz w:val="21"/>
          <w:szCs w:val="21"/>
          <w:lang w:eastAsia="zh-CN"/>
        </w:rPr>
        <w:t>，</w:t>
      </w:r>
      <w:r>
        <w:rPr>
          <w:rFonts w:hint="eastAsia" w:ascii="宋体" w:hAnsi="宋体" w:eastAsia="宋体" w:cs="宋体"/>
          <w:b w:val="0"/>
          <w:bCs w:val="0"/>
          <w:sz w:val="21"/>
          <w:szCs w:val="21"/>
          <w:lang w:eastAsia="zh-CN"/>
        </w:rPr>
        <w:t>监督、协调技术服务的执行情况。</w:t>
      </w:r>
    </w:p>
    <w:p w14:paraId="0833343E">
      <w:pPr>
        <w:pStyle w:val="28"/>
        <w:keepNext w:val="0"/>
        <w:keepLines w:val="0"/>
        <w:pageBreakBefore w:val="0"/>
        <w:widowControl w:val="0"/>
        <w:numPr>
          <w:ilvl w:val="2"/>
          <w:numId w:val="3"/>
        </w:numPr>
        <w:kinsoku/>
        <w:wordWrap/>
        <w:overflowPunct/>
        <w:topLinePunct w:val="0"/>
        <w:autoSpaceDE/>
        <w:autoSpaceDN/>
        <w:bidi w:val="0"/>
        <w:adjustRightInd/>
        <w:snapToGrid/>
        <w:ind w:left="420" w:leftChars="0" w:firstLine="420" w:firstLineChars="200"/>
        <w:textAlignment w:val="auto"/>
        <w:rPr>
          <w:rFonts w:hint="eastAsia" w:ascii="宋体" w:hAnsi="宋体" w:eastAsia="宋体" w:cs="宋体"/>
          <w:b w:val="0"/>
          <w:bCs w:val="0"/>
          <w:sz w:val="21"/>
          <w:szCs w:val="21"/>
          <w:lang w:val="en-US" w:eastAsia="zh-CN"/>
        </w:rPr>
      </w:pPr>
      <w:r>
        <w:rPr>
          <w:rFonts w:hint="eastAsia" w:ascii="宋体" w:hAnsi="宋体" w:eastAsia="宋体" w:cs="宋体"/>
          <w:snapToGrid w:val="0"/>
          <w:kern w:val="0"/>
          <w:sz w:val="21"/>
          <w:szCs w:val="21"/>
          <w:u w:val="none"/>
          <w:lang w:val="en-US" w:eastAsia="zh-CN" w:bidi="ar"/>
        </w:rPr>
        <w:t>乙方</w:t>
      </w:r>
      <w:r>
        <w:rPr>
          <w:rFonts w:hint="eastAsia" w:ascii="宋体" w:hAnsi="宋体" w:eastAsia="宋体" w:cs="宋体"/>
          <w:b w:val="0"/>
          <w:bCs w:val="0"/>
          <w:sz w:val="21"/>
          <w:szCs w:val="21"/>
          <w:lang w:val="en-US" w:eastAsia="zh-CN"/>
        </w:rPr>
        <w:t>指定代表：</w:t>
      </w:r>
      <w:r>
        <w:rPr>
          <w:rFonts w:hint="eastAsia" w:ascii="宋体" w:hAnsi="宋体" w:eastAsia="宋体" w:cs="宋体"/>
          <w:b w:val="0"/>
          <w:bCs w:val="0"/>
          <w:sz w:val="21"/>
          <w:szCs w:val="21"/>
          <w:u w:val="single"/>
          <w:lang w:val="en-US" w:eastAsia="zh-CN"/>
        </w:rPr>
        <w:t xml:space="preserve">       </w:t>
      </w:r>
      <w:r>
        <w:rPr>
          <w:rFonts w:hint="eastAsia" w:ascii="宋体" w:hAnsi="宋体" w:eastAsia="宋体" w:cs="宋体"/>
          <w:b w:val="0"/>
          <w:bCs w:val="0"/>
          <w:sz w:val="21"/>
          <w:szCs w:val="21"/>
          <w:lang w:val="en-US" w:eastAsia="zh-CN"/>
        </w:rPr>
        <w:t>；联系电话：</w:t>
      </w:r>
      <w:r>
        <w:rPr>
          <w:rFonts w:hint="eastAsia" w:ascii="宋体" w:hAnsi="宋体" w:eastAsia="宋体" w:cs="宋体"/>
          <w:b w:val="0"/>
          <w:bCs w:val="0"/>
          <w:sz w:val="21"/>
          <w:szCs w:val="21"/>
          <w:u w:val="single"/>
          <w:lang w:val="en-US" w:eastAsia="zh-CN"/>
        </w:rPr>
        <w:t xml:space="preserve">               </w:t>
      </w:r>
      <w:r>
        <w:rPr>
          <w:rFonts w:hint="eastAsia" w:ascii="宋体" w:hAnsi="宋体" w:eastAsia="宋体" w:cs="宋体"/>
          <w:b w:val="0"/>
          <w:bCs w:val="0"/>
          <w:sz w:val="21"/>
          <w:szCs w:val="21"/>
          <w:lang w:val="en-US" w:eastAsia="zh-CN"/>
        </w:rPr>
        <w:t>；联系邮箱：</w:t>
      </w:r>
      <w:r>
        <w:rPr>
          <w:rFonts w:hint="eastAsia" w:ascii="宋体" w:hAnsi="宋体" w:eastAsia="宋体" w:cs="宋体"/>
          <w:b w:val="0"/>
          <w:bCs w:val="0"/>
          <w:sz w:val="21"/>
          <w:szCs w:val="21"/>
          <w:u w:val="single"/>
          <w:lang w:val="en-US" w:eastAsia="zh-CN"/>
        </w:rPr>
        <w:t xml:space="preserve">                     </w:t>
      </w:r>
      <w:r>
        <w:rPr>
          <w:rFonts w:hint="eastAsia" w:ascii="宋体" w:hAnsi="宋体" w:cs="宋体"/>
          <w:b w:val="0"/>
          <w:bCs w:val="0"/>
          <w:sz w:val="21"/>
          <w:szCs w:val="21"/>
          <w:u w:val="none"/>
          <w:lang w:val="en-US" w:eastAsia="zh-CN"/>
        </w:rPr>
        <w:t>。</w:t>
      </w:r>
    </w:p>
    <w:p w14:paraId="155D18D0">
      <w:pPr>
        <w:pStyle w:val="28"/>
        <w:keepNext w:val="0"/>
        <w:keepLines w:val="0"/>
        <w:pageBreakBefore w:val="0"/>
        <w:widowControl w:val="0"/>
        <w:numPr>
          <w:ilvl w:val="2"/>
          <w:numId w:val="3"/>
        </w:numPr>
        <w:kinsoku/>
        <w:wordWrap/>
        <w:overflowPunct/>
        <w:topLinePunct w:val="0"/>
        <w:autoSpaceDE/>
        <w:autoSpaceDN/>
        <w:bidi w:val="0"/>
        <w:adjustRightInd/>
        <w:snapToGrid/>
        <w:ind w:left="420" w:leftChars="0" w:firstLine="420" w:firstLineChars="200"/>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eastAsia="zh-CN"/>
        </w:rPr>
        <w:t>乙方应保证其提供的专业服务人员应具有</w:t>
      </w:r>
      <w:r>
        <w:rPr>
          <w:rFonts w:hint="eastAsia" w:ascii="宋体" w:hAnsi="宋体" w:cs="宋体"/>
          <w:b w:val="0"/>
          <w:bCs w:val="0"/>
          <w:sz w:val="21"/>
          <w:szCs w:val="21"/>
          <w:lang w:val="en-US" w:eastAsia="zh-CN"/>
        </w:rPr>
        <w:t>成熟的服务</w:t>
      </w:r>
      <w:r>
        <w:rPr>
          <w:rFonts w:hint="eastAsia" w:ascii="宋体" w:hAnsi="宋体" w:eastAsia="宋体" w:cs="宋体"/>
          <w:b w:val="0"/>
          <w:bCs w:val="0"/>
          <w:sz w:val="21"/>
          <w:szCs w:val="21"/>
          <w:lang w:eastAsia="zh-CN"/>
        </w:rPr>
        <w:t>经验，能够提供符合甲方要求的服务，若甲方认为相关人员不适格，乙方应按甲方要求及时予以更换</w:t>
      </w:r>
      <w:r>
        <w:rPr>
          <w:rFonts w:hint="eastAsia" w:ascii="宋体" w:hAnsi="宋体" w:cs="宋体"/>
          <w:b w:val="0"/>
          <w:bCs w:val="0"/>
          <w:sz w:val="21"/>
          <w:szCs w:val="21"/>
          <w:lang w:eastAsia="zh-CN"/>
        </w:rPr>
        <w:t>。</w:t>
      </w:r>
    </w:p>
    <w:p w14:paraId="7BC2E78B">
      <w:pPr>
        <w:pStyle w:val="28"/>
        <w:keepNext w:val="0"/>
        <w:keepLines w:val="0"/>
        <w:pageBreakBefore w:val="0"/>
        <w:widowControl w:val="0"/>
        <w:numPr>
          <w:ilvl w:val="2"/>
          <w:numId w:val="3"/>
        </w:numPr>
        <w:kinsoku/>
        <w:wordWrap/>
        <w:overflowPunct/>
        <w:topLinePunct w:val="0"/>
        <w:autoSpaceDE/>
        <w:autoSpaceDN/>
        <w:bidi w:val="0"/>
        <w:adjustRightInd/>
        <w:snapToGrid/>
        <w:ind w:left="420" w:leftChars="0" w:firstLine="420" w:firstLineChars="200"/>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eastAsia="zh-CN"/>
        </w:rPr>
        <w:t>按照约定完成本项目所要求的工作内容，</w:t>
      </w:r>
      <w:r>
        <w:rPr>
          <w:rFonts w:hint="eastAsia" w:ascii="宋体" w:hAnsi="宋体" w:cs="宋体"/>
          <w:b w:val="0"/>
          <w:bCs w:val="0"/>
          <w:sz w:val="21"/>
          <w:szCs w:val="21"/>
          <w:lang w:val="en-US" w:eastAsia="zh-CN"/>
        </w:rPr>
        <w:t>并配合</w:t>
      </w:r>
      <w:r>
        <w:rPr>
          <w:rFonts w:hint="eastAsia" w:ascii="宋体" w:hAnsi="宋体" w:eastAsia="宋体" w:cs="宋体"/>
          <w:b w:val="0"/>
          <w:bCs w:val="0"/>
          <w:sz w:val="21"/>
          <w:szCs w:val="21"/>
          <w:lang w:eastAsia="zh-CN"/>
        </w:rPr>
        <w:t>甲方</w:t>
      </w:r>
      <w:r>
        <w:rPr>
          <w:rFonts w:hint="eastAsia" w:ascii="宋体" w:hAnsi="宋体" w:cs="宋体"/>
          <w:b w:val="0"/>
          <w:bCs w:val="0"/>
          <w:sz w:val="21"/>
          <w:szCs w:val="21"/>
          <w:lang w:val="en-US" w:eastAsia="zh-CN"/>
        </w:rPr>
        <w:t>开展</w:t>
      </w:r>
      <w:r>
        <w:rPr>
          <w:rFonts w:hint="eastAsia" w:ascii="宋体" w:hAnsi="宋体" w:eastAsia="宋体" w:cs="宋体"/>
          <w:b w:val="0"/>
          <w:bCs w:val="0"/>
          <w:sz w:val="21"/>
          <w:szCs w:val="21"/>
          <w:lang w:eastAsia="zh-CN"/>
        </w:rPr>
        <w:t>验收。</w:t>
      </w:r>
    </w:p>
    <w:p w14:paraId="6557C93D">
      <w:pPr>
        <w:pStyle w:val="28"/>
        <w:keepNext w:val="0"/>
        <w:keepLines w:val="0"/>
        <w:pageBreakBefore w:val="0"/>
        <w:widowControl w:val="0"/>
        <w:numPr>
          <w:ilvl w:val="2"/>
          <w:numId w:val="3"/>
        </w:numPr>
        <w:kinsoku/>
        <w:wordWrap/>
        <w:overflowPunct/>
        <w:topLinePunct w:val="0"/>
        <w:autoSpaceDE/>
        <w:autoSpaceDN/>
        <w:bidi w:val="0"/>
        <w:adjustRightInd/>
        <w:snapToGrid/>
        <w:ind w:left="420" w:leftChars="0" w:firstLine="420" w:firstLineChars="200"/>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eastAsia="zh-CN"/>
        </w:rPr>
        <w:t>乙方应妥善保管和使用甲方提供或为本项目服务设置的相关账户和密码。本合同履行完毕后，乙方应当销毁所有与甲方或甲方项目有关的账户与密码。非经甲方同意，乙方及乙方人员不得再次登录相关系统、软件、程序等。</w:t>
      </w:r>
    </w:p>
    <w:p w14:paraId="51BB45AC">
      <w:pPr>
        <w:pStyle w:val="28"/>
        <w:keepNext w:val="0"/>
        <w:keepLines w:val="0"/>
        <w:pageBreakBefore w:val="0"/>
        <w:widowControl w:val="0"/>
        <w:numPr>
          <w:ilvl w:val="2"/>
          <w:numId w:val="3"/>
        </w:numPr>
        <w:kinsoku/>
        <w:wordWrap/>
        <w:overflowPunct/>
        <w:topLinePunct w:val="0"/>
        <w:autoSpaceDE/>
        <w:autoSpaceDN/>
        <w:bidi w:val="0"/>
        <w:adjustRightInd/>
        <w:snapToGrid/>
        <w:ind w:left="420" w:leftChars="0" w:firstLine="420" w:firstLineChars="200"/>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eastAsia="zh-CN"/>
        </w:rPr>
        <w:t>其他本合同约定的权利和义务。</w:t>
      </w:r>
    </w:p>
    <w:p w14:paraId="512D2CF8">
      <w:pPr>
        <w:pStyle w:val="2"/>
        <w:numPr>
          <w:ilvl w:val="0"/>
          <w:numId w:val="3"/>
        </w:numPr>
        <w:bidi w:val="0"/>
        <w:ind w:left="425" w:leftChars="0" w:hanging="425" w:firstLineChars="0"/>
        <w:rPr>
          <w:rFonts w:hint="eastAsia" w:ascii="宋体" w:hAnsi="宋体" w:eastAsia="宋体" w:cs="宋体"/>
          <w:sz w:val="24"/>
          <w:szCs w:val="24"/>
          <w:lang w:val="en-US"/>
        </w:rPr>
      </w:pPr>
      <w:r>
        <w:rPr>
          <w:rFonts w:hint="eastAsia" w:cs="Times New Roman"/>
          <w:lang w:val="en-US" w:eastAsia="zh-CN"/>
        </w:rPr>
        <w:t>知识产权及保密</w:t>
      </w:r>
    </w:p>
    <w:p w14:paraId="3A8CC7D8">
      <w:pPr>
        <w:pStyle w:val="28"/>
        <w:keepNext w:val="0"/>
        <w:keepLines w:val="0"/>
        <w:pageBreakBefore w:val="0"/>
        <w:widowControl w:val="0"/>
        <w:numPr>
          <w:ilvl w:val="1"/>
          <w:numId w:val="3"/>
        </w:numPr>
        <w:kinsoku/>
        <w:wordWrap/>
        <w:overflowPunct/>
        <w:topLinePunct w:val="0"/>
        <w:autoSpaceDE/>
        <w:autoSpaceDN/>
        <w:bidi w:val="0"/>
        <w:adjustRightInd/>
        <w:snapToGrid/>
        <w:ind w:left="0" w:leftChars="0" w:firstLine="420" w:firstLineChars="200"/>
        <w:textAlignment w:val="auto"/>
        <w:rPr>
          <w:rFonts w:hint="eastAsia" w:ascii="宋体" w:hAnsi="宋体" w:eastAsia="宋体" w:cs="宋体"/>
          <w:b w:val="0"/>
          <w:bCs w:val="0"/>
          <w:sz w:val="21"/>
          <w:szCs w:val="21"/>
          <w:lang w:val="en-US" w:eastAsia="zh-CN"/>
        </w:rPr>
      </w:pPr>
      <w:r>
        <w:rPr>
          <w:rFonts w:hint="eastAsia" w:ascii="Times New Roman" w:hAnsi="Times New Roman" w:eastAsia="宋体" w:cs="Times New Roman"/>
          <w:kern w:val="2"/>
          <w:sz w:val="21"/>
          <w:szCs w:val="20"/>
          <w:u w:val="none"/>
          <w:lang w:val="en-US" w:eastAsia="zh-CN" w:bidi="ar-SA"/>
        </w:rPr>
        <w:t>知识产权</w:t>
      </w:r>
    </w:p>
    <w:p w14:paraId="425A2FA5">
      <w:pPr>
        <w:pStyle w:val="28"/>
        <w:keepNext w:val="0"/>
        <w:keepLines w:val="0"/>
        <w:pageBreakBefore w:val="0"/>
        <w:widowControl w:val="0"/>
        <w:numPr>
          <w:ilvl w:val="2"/>
          <w:numId w:val="3"/>
        </w:numPr>
        <w:kinsoku/>
        <w:wordWrap/>
        <w:overflowPunct/>
        <w:topLinePunct w:val="0"/>
        <w:autoSpaceDE/>
        <w:autoSpaceDN/>
        <w:bidi w:val="0"/>
        <w:adjustRightInd/>
        <w:snapToGrid/>
        <w:ind w:left="420" w:leftChars="0" w:firstLine="420" w:firstLineChars="200"/>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平台及相关软件、程序、页面、文档、技术方案、接口、商标、标识、算法、架构及其他知识产权归乙方或相关权利人所有。</w:t>
      </w:r>
    </w:p>
    <w:p w14:paraId="0A3B4E5A">
      <w:pPr>
        <w:pStyle w:val="28"/>
        <w:keepNext w:val="0"/>
        <w:keepLines w:val="0"/>
        <w:pageBreakBefore w:val="0"/>
        <w:widowControl w:val="0"/>
        <w:numPr>
          <w:ilvl w:val="2"/>
          <w:numId w:val="3"/>
        </w:numPr>
        <w:kinsoku/>
        <w:wordWrap/>
        <w:overflowPunct/>
        <w:topLinePunct w:val="0"/>
        <w:autoSpaceDE/>
        <w:autoSpaceDN/>
        <w:bidi w:val="0"/>
        <w:adjustRightInd/>
        <w:snapToGrid/>
        <w:ind w:left="420" w:leftChars="0" w:firstLine="420" w:firstLineChars="200"/>
        <w:textAlignment w:val="auto"/>
        <w:rPr>
          <w:rFonts w:hint="eastAsia" w:ascii="宋体" w:hAnsi="宋体" w:eastAsia="宋体" w:cs="宋体"/>
          <w:b w:val="0"/>
          <w:bCs w:val="0"/>
          <w:sz w:val="21"/>
          <w:szCs w:val="21"/>
          <w:lang w:val="en-US" w:eastAsia="zh-CN"/>
        </w:rPr>
      </w:pPr>
      <w:r>
        <w:rPr>
          <w:rFonts w:hint="eastAsia" w:ascii="宋体" w:hAnsi="宋体" w:eastAsia="宋体" w:cs="宋体"/>
          <w:b w:val="0"/>
          <w:bCs w:val="0"/>
          <w:sz w:val="21"/>
          <w:szCs w:val="21"/>
          <w:lang w:val="en-US" w:eastAsia="zh-CN"/>
        </w:rPr>
        <w:t>甲方因本合同取得的是在约定范围内使用服务的权利,不取得平台或相关技术成果的所有权、源代码、复制权、转授权权利或其他未明确授予的权利。</w:t>
      </w:r>
    </w:p>
    <w:p w14:paraId="572A6AEB">
      <w:pPr>
        <w:keepNext/>
        <w:keepLines w:val="0"/>
        <w:pageBreakBefore w:val="0"/>
        <w:widowControl w:val="0"/>
        <w:numPr>
          <w:ilvl w:val="2"/>
          <w:numId w:val="3"/>
        </w:numPr>
        <w:kinsoku/>
        <w:wordWrap/>
        <w:overflowPunct/>
        <w:topLinePunct w:val="0"/>
        <w:autoSpaceDE/>
        <w:autoSpaceDN/>
        <w:bidi w:val="0"/>
        <w:adjustRightInd/>
        <w:snapToGrid/>
        <w:spacing w:before="0" w:beforeLines="0" w:after="0" w:afterLines="0"/>
        <w:ind w:left="420" w:leftChars="200" w:firstLine="420" w:firstLineChars="200"/>
        <w:textAlignment w:val="auto"/>
        <w:outlineLvl w:val="9"/>
      </w:pPr>
      <w:r>
        <w:rPr>
          <w:rFonts w:hint="eastAsia" w:ascii="宋体" w:hAnsi="宋体" w:eastAsia="宋体" w:cs="宋体"/>
          <w:b w:val="0"/>
          <w:bCs w:val="0"/>
          <w:sz w:val="21"/>
          <w:szCs w:val="21"/>
          <w:lang w:val="en-US" w:eastAsia="zh-CN"/>
        </w:rPr>
        <w:t>未经乙方书面同意,甲方不得擅自复制、修改、传播、出租、出借、转让、分许可平台服务或相关软件,不得进行反向工程、反向编译、反向汇编等</w:t>
      </w:r>
      <w:bookmarkStart w:id="4" w:name="_GoBack"/>
      <w:bookmarkEnd w:id="4"/>
      <w:r>
        <w:rPr>
          <w:rFonts w:hint="eastAsia" w:ascii="宋体" w:hAnsi="宋体" w:eastAsia="宋体" w:cs="宋体"/>
          <w:b w:val="0"/>
          <w:bCs w:val="0"/>
          <w:sz w:val="21"/>
          <w:szCs w:val="21"/>
          <w:lang w:val="en-US" w:eastAsia="zh-CN"/>
        </w:rPr>
        <w:t>行为,但法律法规另有强制性规定的除外。</w:t>
      </w:r>
    </w:p>
    <w:p w14:paraId="3810C919">
      <w:pPr>
        <w:keepNext/>
        <w:keepLines w:val="0"/>
        <w:pageBreakBefore w:val="0"/>
        <w:widowControl w:val="0"/>
        <w:numPr>
          <w:ilvl w:val="2"/>
          <w:numId w:val="3"/>
        </w:numPr>
        <w:kinsoku/>
        <w:wordWrap/>
        <w:overflowPunct/>
        <w:topLinePunct w:val="0"/>
        <w:autoSpaceDE/>
        <w:autoSpaceDN/>
        <w:bidi w:val="0"/>
        <w:adjustRightInd/>
        <w:snapToGrid/>
        <w:spacing w:before="0" w:beforeLines="0" w:after="0" w:afterLines="0" w:line="360" w:lineRule="auto"/>
        <w:ind w:left="420" w:leftChars="200" w:firstLine="420" w:firstLineChars="200"/>
        <w:jc w:val="both"/>
        <w:textAlignment w:val="auto"/>
        <w:outlineLvl w:val="9"/>
        <w:rPr>
          <w:rFonts w:hint="eastAsia" w:ascii="宋体" w:hAnsi="宋体" w:eastAsia="宋体" w:cs="宋体"/>
          <w:b w:val="0"/>
          <w:bCs w:val="0"/>
          <w:sz w:val="21"/>
          <w:szCs w:val="21"/>
          <w:highlight w:val="lightGray"/>
          <w:lang w:val="en-US" w:eastAsia="zh-CN"/>
        </w:rPr>
      </w:pPr>
      <w:r>
        <w:rPr>
          <w:rFonts w:hint="eastAsia" w:ascii="宋体" w:hAnsi="宋体" w:eastAsia="宋体" w:cs="宋体"/>
          <w:b w:val="0"/>
          <w:bCs w:val="0"/>
          <w:kern w:val="2"/>
          <w:sz w:val="21"/>
          <w:szCs w:val="21"/>
          <w:highlight w:val="lightGray"/>
          <w:lang w:val="en-US" w:eastAsia="zh-CN" w:bidi="ar-SA"/>
        </w:rPr>
        <w:t>甲方基于 FastGPT 平台自行创建并实际用于其业务场景的具体业务应用及其中由甲方提供或形成的业务数据、知识库内容、提示词配置、业务流程和应用配置方案，其合法权益归甲方所有。但除双方另有书面约定外，甲方不因创建、配置或使用该等业务应用而取得 FastGPT 平台、底层软件、算法模型、通用组件、接口能力、系统架构、技术文档、产品名称、商标及乙方既有技术成果的所有权、知识产权或其他未明确授予的权利</w:t>
      </w:r>
      <w:r>
        <w:rPr>
          <w:highlight w:val="lightGray"/>
        </w:rPr>
        <w:commentReference w:id="2"/>
      </w:r>
      <w:r>
        <w:rPr>
          <w:rFonts w:hint="eastAsia" w:ascii="宋体" w:hAnsi="宋体" w:eastAsia="宋体" w:cs="宋体"/>
          <w:b w:val="0"/>
          <w:bCs w:val="0"/>
          <w:kern w:val="2"/>
          <w:sz w:val="21"/>
          <w:szCs w:val="21"/>
          <w:highlight w:val="lightGray"/>
          <w:lang w:val="en-US" w:eastAsia="zh-CN" w:bidi="ar-SA"/>
        </w:rPr>
        <w:t>。</w:t>
      </w:r>
    </w:p>
    <w:p w14:paraId="74501E17">
      <w:pPr>
        <w:pStyle w:val="28"/>
        <w:keepNext w:val="0"/>
        <w:keepLines w:val="0"/>
        <w:pageBreakBefore w:val="0"/>
        <w:widowControl w:val="0"/>
        <w:numPr>
          <w:ilvl w:val="1"/>
          <w:numId w:val="3"/>
        </w:numPr>
        <w:kinsoku/>
        <w:wordWrap/>
        <w:overflowPunct/>
        <w:topLinePunct w:val="0"/>
        <w:autoSpaceDE/>
        <w:autoSpaceDN/>
        <w:bidi w:val="0"/>
        <w:adjustRightInd/>
        <w:snapToGrid/>
        <w:ind w:left="0" w:leftChars="0" w:firstLine="420" w:firstLineChars="200"/>
        <w:textAlignment w:val="auto"/>
        <w:rPr>
          <w:rFonts w:hint="eastAsia" w:ascii="Times New Roman" w:hAnsi="Times New Roman" w:eastAsia="宋体" w:cs="Times New Roman"/>
          <w:kern w:val="2"/>
          <w:sz w:val="21"/>
          <w:szCs w:val="20"/>
          <w:u w:val="none"/>
          <w:lang w:val="en-US" w:eastAsia="zh-CN" w:bidi="ar-SA"/>
        </w:rPr>
      </w:pPr>
      <w:r>
        <w:rPr>
          <w:rFonts w:hint="eastAsia" w:ascii="Times New Roman" w:hAnsi="Times New Roman" w:eastAsia="宋体" w:cs="Times New Roman"/>
          <w:kern w:val="2"/>
          <w:sz w:val="21"/>
          <w:szCs w:val="20"/>
          <w:u w:val="none"/>
          <w:lang w:val="en-US" w:eastAsia="zh-CN" w:bidi="ar-SA"/>
        </w:rPr>
        <w:t>保密义务</w:t>
      </w:r>
    </w:p>
    <w:p w14:paraId="2064D6BF">
      <w:pPr>
        <w:keepLines w:val="0"/>
        <w:pageBreakBefore w:val="0"/>
        <w:widowControl w:val="0"/>
        <w:kinsoku/>
        <w:wordWrap/>
        <w:overflowPunct/>
        <w:topLinePunct w:val="0"/>
        <w:autoSpaceDE/>
        <w:autoSpaceDN/>
        <w:bidi w:val="0"/>
        <w:adjustRightInd/>
        <w:snapToGrid/>
        <w:ind w:left="420" w:leftChars="200"/>
        <w:textAlignment w:val="auto"/>
        <w:rPr>
          <w:rFonts w:hint="eastAsia"/>
          <w:lang w:val="en-US" w:eastAsia="zh-CN"/>
        </w:rPr>
      </w:pPr>
      <w:r>
        <w:rPr>
          <w:rFonts w:hint="eastAsia"/>
          <w:lang w:val="en-US" w:eastAsia="zh-CN"/>
        </w:rPr>
        <w:t>双方应对在合同履行过程中知悉的对方保密信息予以保密。本协议项下的“保密信息”包括但不限于本合同价款及商务条款、与本项目相关的所有技术、经营、财务信息、商业秘密、技术秘密等信息，包括但不限于：源代码、设计图纸、工艺流程、客户名单、采购价格、合同价款。但不包括：（1）根据乙方的文件和记录所示，甲方披露前，乙方即已掌握的；（2）已为公众所知悉或将会知悉的任何信息或非因乙方不当行为而成为公众所知悉的信息。尽管有前述规定，在以下情况下，乙方可披露相关保密信息：（1）取得甲方事先书面同意；（2）根据法院、政府部门或其他有权机关的合法要求而必须披露的。</w:t>
      </w:r>
    </w:p>
    <w:p w14:paraId="7360ED17">
      <w:pPr>
        <w:keepNext w:val="0"/>
        <w:keepLines w:val="0"/>
        <w:pageBreakBefore w:val="0"/>
        <w:widowControl w:val="0"/>
        <w:kinsoku/>
        <w:wordWrap/>
        <w:overflowPunct/>
        <w:topLinePunct w:val="0"/>
        <w:autoSpaceDE/>
        <w:autoSpaceDN/>
        <w:bidi w:val="0"/>
        <w:adjustRightInd/>
        <w:snapToGrid/>
        <w:ind w:left="420" w:leftChars="200"/>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除上述限制规定外，本协议项下的条款本身亦属于双方的保密信息。</w:t>
      </w:r>
    </w:p>
    <w:p w14:paraId="23E2EAD8">
      <w:pPr>
        <w:keepNext w:val="0"/>
        <w:keepLines w:val="0"/>
        <w:pageBreakBefore w:val="0"/>
        <w:widowControl w:val="0"/>
        <w:numPr>
          <w:ilvl w:val="0"/>
          <w:numId w:val="5"/>
        </w:numPr>
        <w:kinsoku/>
        <w:wordWrap/>
        <w:overflowPunct/>
        <w:topLinePunct w:val="0"/>
        <w:autoSpaceDE/>
        <w:autoSpaceDN/>
        <w:bidi w:val="0"/>
        <w:adjustRightInd/>
        <w:snapToGrid/>
        <w:ind w:left="420" w:leftChars="200"/>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对于所涉保密信息，未经对方书面同意，不得向任何第三方泄露、传播或转让，不得擅自复制、修改、传播或进行反向工程、反向编译、反向汇编等。</w:t>
      </w:r>
    </w:p>
    <w:p w14:paraId="627C4A76">
      <w:pPr>
        <w:keepNext w:val="0"/>
        <w:keepLines w:val="0"/>
        <w:pageBreakBefore w:val="0"/>
        <w:widowControl w:val="0"/>
        <w:numPr>
          <w:ilvl w:val="0"/>
          <w:numId w:val="5"/>
        </w:numPr>
        <w:kinsoku/>
        <w:wordWrap/>
        <w:overflowPunct/>
        <w:topLinePunct w:val="0"/>
        <w:autoSpaceDE/>
        <w:autoSpaceDN/>
        <w:bidi w:val="0"/>
        <w:adjustRightInd/>
        <w:snapToGrid/>
        <w:ind w:left="420" w:leftChars="200"/>
        <w:textAlignment w:val="auto"/>
        <w:rPr>
          <w:rFonts w:hint="eastAsia" w:cs="Times New Roman"/>
          <w:lang w:val="en-US" w:eastAsia="zh-CN"/>
        </w:rPr>
      </w:pPr>
      <w:r>
        <w:rPr>
          <w:rFonts w:hint="eastAsia" w:ascii="宋体" w:hAnsi="宋体" w:eastAsia="宋体" w:cs="宋体"/>
          <w:kern w:val="2"/>
          <w:sz w:val="21"/>
          <w:szCs w:val="21"/>
          <w:lang w:val="en-US" w:eastAsia="zh-CN" w:bidi="ar-SA"/>
        </w:rPr>
        <w:t>本协议项下的保密义务为持续性义务，不因本协议的终止而解除；但如相关保密信息经合法途径成为公开信息，则对该部分信息的保密义务自动终止。</w:t>
      </w:r>
    </w:p>
    <w:p w14:paraId="60DC6E00">
      <w:pPr>
        <w:pStyle w:val="2"/>
        <w:numPr>
          <w:ilvl w:val="0"/>
          <w:numId w:val="3"/>
        </w:numPr>
        <w:bidi w:val="0"/>
        <w:ind w:left="425" w:leftChars="0" w:hanging="425" w:firstLineChars="0"/>
        <w:rPr>
          <w:rFonts w:hint="eastAsia" w:cs="Times New Roman"/>
          <w:lang w:val="en-US" w:eastAsia="zh-CN"/>
        </w:rPr>
      </w:pPr>
      <w:r>
        <w:rPr>
          <w:rFonts w:hint="eastAsia" w:cs="Times New Roman"/>
          <w:lang w:val="en-US" w:eastAsia="zh-CN"/>
        </w:rPr>
        <w:t>违约责任</w:t>
      </w:r>
    </w:p>
    <w:p w14:paraId="74DC9936">
      <w:pPr>
        <w:keepNext/>
        <w:keepLines w:val="0"/>
        <w:pageBreakBefore w:val="0"/>
        <w:widowControl w:val="0"/>
        <w:numPr>
          <w:ilvl w:val="1"/>
          <w:numId w:val="3"/>
        </w:numPr>
        <w:kinsoku/>
        <w:wordWrap/>
        <w:overflowPunct/>
        <w:topLinePunct w:val="0"/>
        <w:autoSpaceDE/>
        <w:autoSpaceDN/>
        <w:bidi w:val="0"/>
        <w:adjustRightInd/>
        <w:snapToGrid/>
        <w:spacing w:before="0" w:beforeLines="0" w:after="0" w:afterLines="0"/>
        <w:ind w:left="0" w:leftChars="0" w:firstLine="420" w:firstLineChars="200"/>
        <w:textAlignment w:val="auto"/>
        <w:outlineLvl w:val="9"/>
        <w:rPr>
          <w:rFonts w:hint="eastAsia" w:ascii="Times New Roman" w:hAnsi="Times New Roman" w:eastAsia="宋体" w:cs="Times New Roman"/>
          <w:b w:val="0"/>
          <w:bCs w:val="0"/>
          <w:kern w:val="2"/>
          <w:sz w:val="21"/>
          <w:szCs w:val="20"/>
          <w:lang w:val="en-US" w:eastAsia="zh-CN" w:bidi="ar-SA"/>
        </w:rPr>
      </w:pPr>
      <w:r>
        <w:rPr>
          <w:rFonts w:hint="eastAsia" w:ascii="Times New Roman" w:hAnsi="Times New Roman" w:eastAsia="宋体" w:cs="Times New Roman"/>
          <w:b w:val="0"/>
          <w:bCs w:val="0"/>
          <w:kern w:val="2"/>
          <w:sz w:val="21"/>
          <w:szCs w:val="20"/>
          <w:lang w:val="en-US" w:eastAsia="zh-CN" w:bidi="ar-SA"/>
        </w:rPr>
        <w:t>若甲方未按照本合同约定的时间支付款项，每逾期一</w:t>
      </w:r>
      <w:r>
        <w:rPr>
          <w:rFonts w:hint="eastAsia" w:cs="Times New Roman"/>
          <w:color w:val="000000" w:themeColor="text1"/>
          <w:highlight w:val="none"/>
          <w:u w:val="none"/>
          <w:lang w:val="en-US" w:eastAsia="zh-CN"/>
          <w14:textFill>
            <w14:solidFill>
              <w14:schemeClr w14:val="tx1"/>
            </w14:solidFill>
          </w14:textFill>
        </w:rPr>
        <w:t>工作</w:t>
      </w:r>
      <w:r>
        <w:rPr>
          <w:rFonts w:hint="eastAsia" w:ascii="Times New Roman" w:hAnsi="Times New Roman" w:eastAsia="宋体" w:cs="Times New Roman"/>
          <w:b w:val="0"/>
          <w:bCs w:val="0"/>
          <w:kern w:val="2"/>
          <w:sz w:val="21"/>
          <w:szCs w:val="20"/>
          <w:lang w:val="en-US" w:eastAsia="zh-CN" w:bidi="ar-SA"/>
        </w:rPr>
        <w:t>日，应按照合同总价款的</w:t>
      </w:r>
      <w:r>
        <w:rPr>
          <w:rFonts w:hint="eastAsia" w:ascii="Times New Roman" w:hAnsi="Times New Roman" w:eastAsia="宋体" w:cs="Times New Roman"/>
          <w:b w:val="0"/>
          <w:bCs w:val="0"/>
          <w:kern w:val="2"/>
          <w:sz w:val="21"/>
          <w:szCs w:val="20"/>
          <w:highlight w:val="yellow"/>
          <w:u w:val="single"/>
          <w:lang w:val="en-US" w:eastAsia="zh-CN" w:bidi="ar-SA"/>
        </w:rPr>
        <w:t>0.0</w:t>
      </w:r>
      <w:r>
        <w:rPr>
          <w:rFonts w:hint="eastAsia" w:cs="Times New Roman"/>
          <w:b w:val="0"/>
          <w:bCs w:val="0"/>
          <w:kern w:val="2"/>
          <w:sz w:val="21"/>
          <w:szCs w:val="20"/>
          <w:highlight w:val="yellow"/>
          <w:u w:val="single"/>
          <w:lang w:val="en-US" w:eastAsia="zh-CN" w:bidi="ar-SA"/>
        </w:rPr>
        <w:t>5</w:t>
      </w:r>
      <w:r>
        <w:rPr>
          <w:rFonts w:hint="eastAsia" w:ascii="Times New Roman" w:hAnsi="Times New Roman" w:eastAsia="宋体" w:cs="Times New Roman"/>
          <w:b w:val="0"/>
          <w:bCs w:val="0"/>
          <w:kern w:val="2"/>
          <w:sz w:val="21"/>
          <w:szCs w:val="20"/>
          <w:highlight w:val="yellow"/>
          <w:u w:val="single"/>
          <w:lang w:val="en-US" w:eastAsia="zh-CN" w:bidi="ar-SA"/>
        </w:rPr>
        <w:t>%</w:t>
      </w:r>
      <w:r>
        <w:rPr>
          <w:rFonts w:hint="eastAsia" w:ascii="Times New Roman" w:hAnsi="Times New Roman" w:eastAsia="宋体" w:cs="Times New Roman"/>
          <w:b w:val="0"/>
          <w:bCs w:val="0"/>
          <w:kern w:val="2"/>
          <w:sz w:val="21"/>
          <w:szCs w:val="20"/>
          <w:lang w:val="en-US" w:eastAsia="zh-CN" w:bidi="ar-SA"/>
        </w:rPr>
        <w:t>向乙方支付违约金；甲方逾期付款期间，乙方有权暂停提供软件服务直至甲方付清全部款项；甲方逾期付款超过</w:t>
      </w:r>
      <w:r>
        <w:rPr>
          <w:rFonts w:hint="eastAsia" w:cs="Times New Roman"/>
          <w:b w:val="0"/>
          <w:bCs w:val="0"/>
          <w:kern w:val="2"/>
          <w:sz w:val="21"/>
          <w:szCs w:val="20"/>
          <w:u w:val="single"/>
          <w:lang w:val="en-US" w:eastAsia="zh-CN" w:bidi="ar-SA"/>
        </w:rPr>
        <w:t>20</w:t>
      </w:r>
      <w:r>
        <w:rPr>
          <w:rFonts w:hint="eastAsia" w:cs="Times New Roman"/>
          <w:color w:val="000000" w:themeColor="text1"/>
          <w:highlight w:val="none"/>
          <w:u w:val="none"/>
          <w:lang w:val="en-US" w:eastAsia="zh-CN"/>
          <w14:textFill>
            <w14:solidFill>
              <w14:schemeClr w14:val="tx1"/>
            </w14:solidFill>
          </w14:textFill>
        </w:rPr>
        <w:t>工作</w:t>
      </w:r>
      <w:r>
        <w:rPr>
          <w:rFonts w:hint="eastAsia" w:ascii="Times New Roman" w:hAnsi="Times New Roman" w:eastAsia="宋体" w:cs="Times New Roman"/>
          <w:b w:val="0"/>
          <w:bCs w:val="0"/>
          <w:kern w:val="2"/>
          <w:sz w:val="21"/>
          <w:szCs w:val="20"/>
          <w:lang w:val="en-US" w:eastAsia="zh-CN" w:bidi="ar-SA"/>
        </w:rPr>
        <w:t>日的，乙方有权解除合同，同时甲方应按照合同总价款的</w:t>
      </w:r>
      <w:r>
        <w:rPr>
          <w:rFonts w:hint="eastAsia" w:cs="Times New Roman"/>
          <w:b w:val="0"/>
          <w:bCs w:val="0"/>
          <w:kern w:val="2"/>
          <w:sz w:val="21"/>
          <w:szCs w:val="20"/>
          <w:u w:val="single"/>
          <w:lang w:val="en-US" w:eastAsia="zh-CN" w:bidi="ar-SA"/>
        </w:rPr>
        <w:t>5</w:t>
      </w:r>
      <w:r>
        <w:rPr>
          <w:rFonts w:hint="eastAsia" w:ascii="Times New Roman" w:hAnsi="Times New Roman" w:eastAsia="宋体" w:cs="Times New Roman"/>
          <w:b w:val="0"/>
          <w:bCs w:val="0"/>
          <w:kern w:val="2"/>
          <w:sz w:val="21"/>
          <w:szCs w:val="20"/>
          <w:highlight w:val="yellow"/>
          <w:u w:val="single"/>
          <w:lang w:val="en-US" w:eastAsia="zh-CN" w:bidi="ar-SA"/>
        </w:rPr>
        <w:t>%</w:t>
      </w:r>
      <w:r>
        <w:rPr>
          <w:rFonts w:hint="eastAsia" w:ascii="Times New Roman" w:hAnsi="Times New Roman" w:eastAsia="宋体" w:cs="Times New Roman"/>
          <w:b w:val="0"/>
          <w:bCs w:val="0"/>
          <w:kern w:val="2"/>
          <w:sz w:val="21"/>
          <w:szCs w:val="20"/>
          <w:lang w:val="en-US" w:eastAsia="zh-CN" w:bidi="ar-SA"/>
        </w:rPr>
        <w:t>向乙方支付违约金。</w:t>
      </w:r>
    </w:p>
    <w:p w14:paraId="67B8D238">
      <w:pPr>
        <w:keepNext/>
        <w:keepLines w:val="0"/>
        <w:pageBreakBefore w:val="0"/>
        <w:widowControl w:val="0"/>
        <w:numPr>
          <w:ilvl w:val="1"/>
          <w:numId w:val="3"/>
        </w:numPr>
        <w:kinsoku/>
        <w:wordWrap/>
        <w:overflowPunct/>
        <w:topLinePunct w:val="0"/>
        <w:autoSpaceDE/>
        <w:autoSpaceDN/>
        <w:bidi w:val="0"/>
        <w:adjustRightInd/>
        <w:snapToGrid/>
        <w:spacing w:before="0" w:beforeLines="0" w:after="0" w:afterLines="0"/>
        <w:ind w:left="0" w:leftChars="0" w:firstLine="420" w:firstLineChars="200"/>
        <w:textAlignment w:val="auto"/>
        <w:outlineLvl w:val="9"/>
        <w:rPr>
          <w:rFonts w:hint="eastAsia" w:ascii="宋体" w:hAnsi="宋体" w:eastAsia="宋体" w:cs="宋体"/>
          <w:sz w:val="21"/>
          <w:szCs w:val="21"/>
          <w:lang w:val="en-US"/>
        </w:rPr>
      </w:pPr>
      <w:r>
        <w:rPr>
          <w:rFonts w:hint="eastAsia" w:ascii="宋体" w:hAnsi="宋体" w:eastAsia="宋体" w:cs="宋体"/>
          <w:snapToGrid w:val="0"/>
          <w:kern w:val="0"/>
          <w:sz w:val="21"/>
          <w:szCs w:val="21"/>
          <w:lang w:val="en-US" w:eastAsia="zh-CN" w:bidi="ar"/>
        </w:rPr>
        <w:t>如乙方不能按本项目技术服务时间的规定，按时完成技术服务工作的，任何阶段中如有延迟，</w:t>
      </w:r>
      <w:r>
        <w:rPr>
          <w:rFonts w:hint="eastAsia" w:ascii="宋体" w:hAnsi="宋体" w:eastAsia="宋体" w:cs="宋体"/>
          <w:kern w:val="2"/>
          <w:sz w:val="21"/>
          <w:szCs w:val="21"/>
          <w:lang w:val="en-US" w:eastAsia="zh-CN" w:bidi="ar"/>
        </w:rPr>
        <w:t>应自逾期之日起，</w:t>
      </w:r>
      <w:r>
        <w:rPr>
          <w:rFonts w:hint="eastAsia" w:ascii="Times New Roman" w:hAnsi="Times New Roman" w:eastAsia="宋体" w:cs="Times New Roman"/>
          <w:b w:val="0"/>
          <w:bCs w:val="0"/>
          <w:kern w:val="2"/>
          <w:sz w:val="21"/>
          <w:szCs w:val="20"/>
          <w:lang w:val="en-US" w:eastAsia="zh-CN" w:bidi="ar-SA"/>
        </w:rPr>
        <w:t>每逾期一</w:t>
      </w:r>
      <w:r>
        <w:rPr>
          <w:rFonts w:hint="eastAsia" w:cs="Times New Roman"/>
          <w:color w:val="000000" w:themeColor="text1"/>
          <w:highlight w:val="none"/>
          <w:u w:val="none"/>
          <w:lang w:val="en-US" w:eastAsia="zh-CN"/>
          <w14:textFill>
            <w14:solidFill>
              <w14:schemeClr w14:val="tx1"/>
            </w14:solidFill>
          </w14:textFill>
        </w:rPr>
        <w:t>工作</w:t>
      </w:r>
      <w:r>
        <w:rPr>
          <w:rFonts w:hint="eastAsia" w:ascii="Times New Roman" w:hAnsi="Times New Roman" w:eastAsia="宋体" w:cs="Times New Roman"/>
          <w:b w:val="0"/>
          <w:bCs w:val="0"/>
          <w:kern w:val="2"/>
          <w:sz w:val="21"/>
          <w:szCs w:val="20"/>
          <w:lang w:val="en-US" w:eastAsia="zh-CN" w:bidi="ar-SA"/>
        </w:rPr>
        <w:t>日</w:t>
      </w:r>
      <w:r>
        <w:rPr>
          <w:rFonts w:hint="eastAsia" w:eastAsia="宋体" w:cs="Times New Roman"/>
          <w:b w:val="0"/>
          <w:bCs w:val="0"/>
          <w:kern w:val="2"/>
          <w:sz w:val="21"/>
          <w:szCs w:val="20"/>
          <w:lang w:val="en-US" w:eastAsia="zh-CN" w:bidi="ar-SA"/>
        </w:rPr>
        <w:t>，应</w:t>
      </w:r>
      <w:r>
        <w:rPr>
          <w:rFonts w:hint="eastAsia" w:ascii="宋体" w:hAnsi="宋体" w:eastAsia="宋体" w:cs="宋体"/>
          <w:kern w:val="2"/>
          <w:sz w:val="21"/>
          <w:szCs w:val="21"/>
          <w:lang w:val="en-US" w:eastAsia="zh-CN" w:bidi="ar"/>
        </w:rPr>
        <w:t>向甲方支付违约金，违约金标准为合同总金额的</w:t>
      </w:r>
      <w:r>
        <w:rPr>
          <w:rFonts w:hint="eastAsia" w:ascii="Times New Roman" w:hAnsi="Times New Roman" w:eastAsia="宋体" w:cs="Times New Roman"/>
          <w:b w:val="0"/>
          <w:bCs w:val="0"/>
          <w:kern w:val="2"/>
          <w:sz w:val="21"/>
          <w:szCs w:val="20"/>
          <w:highlight w:val="yellow"/>
          <w:u w:val="single"/>
          <w:lang w:val="en-US" w:eastAsia="zh-CN" w:bidi="ar-SA"/>
        </w:rPr>
        <w:t>0.05%</w:t>
      </w:r>
      <w:r>
        <w:rPr>
          <w:rFonts w:hint="eastAsia" w:ascii="宋体" w:hAnsi="宋体" w:eastAsia="宋体" w:cs="宋体"/>
          <w:kern w:val="2"/>
          <w:sz w:val="21"/>
          <w:szCs w:val="21"/>
          <w:lang w:val="en-US" w:eastAsia="zh-CN" w:bidi="ar"/>
        </w:rPr>
        <w:t>，但违约金总额不超过合同总价的</w:t>
      </w:r>
      <w:r>
        <w:rPr>
          <w:rFonts w:hint="eastAsia" w:ascii="宋体" w:hAnsi="宋体" w:cs="宋体"/>
          <w:kern w:val="2"/>
          <w:sz w:val="21"/>
          <w:szCs w:val="21"/>
          <w:u w:val="single"/>
          <w:lang w:val="en-US" w:eastAsia="zh-CN" w:bidi="ar"/>
        </w:rPr>
        <w:t>5</w:t>
      </w:r>
      <w:r>
        <w:rPr>
          <w:rFonts w:hint="eastAsia" w:ascii="宋体" w:hAnsi="宋体" w:eastAsia="宋体" w:cs="宋体"/>
          <w:kern w:val="2"/>
          <w:sz w:val="21"/>
          <w:szCs w:val="21"/>
          <w:highlight w:val="yellow"/>
          <w:u w:val="single"/>
          <w:lang w:val="en-US" w:eastAsia="zh-CN" w:bidi="ar"/>
        </w:rPr>
        <w:t>%</w:t>
      </w:r>
      <w:r>
        <w:rPr>
          <w:rFonts w:hint="eastAsia" w:ascii="宋体" w:hAnsi="宋体" w:eastAsia="宋体" w:cs="宋体"/>
          <w:snapToGrid w:val="0"/>
          <w:kern w:val="0"/>
          <w:sz w:val="21"/>
          <w:szCs w:val="21"/>
          <w:lang w:val="en-US" w:eastAsia="zh-CN" w:bidi="ar"/>
        </w:rPr>
        <w:t>。</w:t>
      </w:r>
    </w:p>
    <w:p w14:paraId="332436E8">
      <w:pPr>
        <w:keepNext/>
        <w:keepLines w:val="0"/>
        <w:pageBreakBefore w:val="0"/>
        <w:widowControl w:val="0"/>
        <w:numPr>
          <w:ilvl w:val="1"/>
          <w:numId w:val="3"/>
        </w:numPr>
        <w:kinsoku/>
        <w:wordWrap/>
        <w:overflowPunct/>
        <w:topLinePunct w:val="0"/>
        <w:autoSpaceDE/>
        <w:autoSpaceDN/>
        <w:bidi w:val="0"/>
        <w:adjustRightInd/>
        <w:snapToGrid/>
        <w:spacing w:before="0" w:beforeLines="0" w:after="0" w:afterLines="0"/>
        <w:ind w:left="0" w:leftChars="0" w:firstLine="420" w:firstLineChars="200"/>
        <w:textAlignment w:val="auto"/>
        <w:outlineLvl w:val="9"/>
        <w:rPr>
          <w:rFonts w:hint="eastAsia" w:ascii="宋体" w:hAnsi="宋体" w:eastAsia="宋体" w:cs="宋体"/>
          <w:sz w:val="21"/>
          <w:szCs w:val="21"/>
          <w:lang w:val="en-US"/>
        </w:rPr>
      </w:pPr>
      <w:r>
        <w:rPr>
          <w:rFonts w:hint="eastAsia" w:ascii="宋体" w:hAnsi="宋体" w:eastAsia="宋体" w:cs="宋体"/>
          <w:kern w:val="2"/>
          <w:sz w:val="21"/>
          <w:szCs w:val="21"/>
          <w:lang w:val="en-US" w:eastAsia="zh-CN" w:bidi="ar"/>
        </w:rPr>
        <w:t>合同生效后，任何一方无理由提前终止本合同的，应按本合同</w:t>
      </w:r>
      <w:r>
        <w:rPr>
          <w:rFonts w:hint="eastAsia" w:ascii="宋体" w:hAnsi="宋体" w:cs="宋体"/>
          <w:kern w:val="2"/>
          <w:sz w:val="21"/>
          <w:szCs w:val="21"/>
          <w:lang w:val="en-US" w:eastAsia="zh-CN" w:bidi="ar"/>
        </w:rPr>
        <w:t>未履行部分对应</w:t>
      </w:r>
      <w:r>
        <w:rPr>
          <w:rFonts w:hint="eastAsia" w:ascii="宋体" w:hAnsi="宋体" w:eastAsia="宋体" w:cs="宋体"/>
          <w:kern w:val="2"/>
          <w:sz w:val="21"/>
          <w:szCs w:val="21"/>
          <w:lang w:val="en-US" w:eastAsia="zh-CN" w:bidi="ar"/>
        </w:rPr>
        <w:t>金额的</w:t>
      </w:r>
      <w:r>
        <w:rPr>
          <w:rFonts w:hint="eastAsia" w:ascii="宋体" w:hAnsi="宋体" w:cs="宋体"/>
          <w:kern w:val="2"/>
          <w:sz w:val="21"/>
          <w:szCs w:val="21"/>
          <w:lang w:val="en-US" w:eastAsia="zh-CN" w:bidi="ar"/>
        </w:rPr>
        <w:t>10</w:t>
      </w:r>
      <w:r>
        <w:rPr>
          <w:rFonts w:hint="eastAsia" w:ascii="宋体" w:hAnsi="宋体" w:eastAsia="宋体" w:cs="宋体"/>
          <w:kern w:val="2"/>
          <w:sz w:val="21"/>
          <w:szCs w:val="21"/>
          <w:highlight w:val="yellow"/>
          <w:lang w:val="en-US" w:eastAsia="zh-CN" w:bidi="ar"/>
        </w:rPr>
        <w:t>%</w:t>
      </w:r>
      <w:r>
        <w:rPr>
          <w:rFonts w:hint="eastAsia" w:ascii="宋体" w:hAnsi="宋体" w:eastAsia="宋体" w:cs="宋体"/>
          <w:kern w:val="2"/>
          <w:sz w:val="21"/>
          <w:szCs w:val="21"/>
          <w:lang w:val="en-US" w:eastAsia="zh-CN" w:bidi="ar"/>
        </w:rPr>
        <w:t>，向对方支付违约金，违约金不足以弥补损失的，违约方应另行赔偿。</w:t>
      </w:r>
      <w:r>
        <w:rPr>
          <w:rFonts w:hint="eastAsia" w:ascii="宋体" w:hAnsi="宋体" w:eastAsia="宋体" w:cs="宋体"/>
          <w:kern w:val="2"/>
          <w:sz w:val="21"/>
          <w:szCs w:val="21"/>
          <w:highlight w:val="lightGray"/>
          <w:lang w:val="en-US" w:eastAsia="zh-CN" w:bidi="ar"/>
        </w:rPr>
        <w:commentReference w:id="3"/>
      </w:r>
      <w:r>
        <w:rPr>
          <w:rFonts w:hint="eastAsia" w:ascii="宋体" w:hAnsi="宋体" w:eastAsia="宋体" w:cs="宋体"/>
          <w:kern w:val="2"/>
          <w:sz w:val="21"/>
          <w:szCs w:val="21"/>
          <w:highlight w:val="lightGray"/>
          <w:lang w:val="en-US" w:eastAsia="zh-CN" w:bidi="ar"/>
        </w:rPr>
        <w:t>合同提前终止的，双方应按实际履行情况进行结算，非乙方原因造成合同终止的，乙方有权就已履约部分收取对应的合同款项。</w:t>
      </w:r>
    </w:p>
    <w:p w14:paraId="66C24DB1">
      <w:pPr>
        <w:keepNext/>
        <w:keepLines w:val="0"/>
        <w:pageBreakBefore w:val="0"/>
        <w:widowControl w:val="0"/>
        <w:numPr>
          <w:ilvl w:val="1"/>
          <w:numId w:val="3"/>
        </w:numPr>
        <w:kinsoku/>
        <w:wordWrap/>
        <w:overflowPunct/>
        <w:topLinePunct w:val="0"/>
        <w:autoSpaceDE/>
        <w:autoSpaceDN/>
        <w:bidi w:val="0"/>
        <w:adjustRightInd/>
        <w:snapToGrid/>
        <w:spacing w:before="0" w:beforeLines="0" w:after="0" w:afterLines="0"/>
        <w:ind w:left="0" w:leftChars="0" w:firstLine="420" w:firstLineChars="200"/>
        <w:textAlignment w:val="auto"/>
        <w:outlineLvl w:val="9"/>
        <w:rPr>
          <w:rFonts w:hint="eastAsia" w:ascii="宋体" w:hAnsi="宋体" w:eastAsia="宋体" w:cs="宋体"/>
          <w:kern w:val="0"/>
          <w:sz w:val="21"/>
          <w:szCs w:val="21"/>
          <w:lang w:val="en-US"/>
        </w:rPr>
      </w:pPr>
      <w:r>
        <w:rPr>
          <w:rFonts w:hint="eastAsia" w:ascii="宋体" w:hAnsi="宋体" w:eastAsia="宋体" w:cs="宋体"/>
          <w:kern w:val="2"/>
          <w:sz w:val="21"/>
          <w:szCs w:val="21"/>
          <w:lang w:val="en-US" w:eastAsia="zh-CN" w:bidi="ar"/>
        </w:rPr>
        <w:t>合同生效后，任何一方的不当履行，均构成违约，违约条款未约定的，违约方应就对方损失进行赔偿（本合同中约定的</w:t>
      </w:r>
      <w:r>
        <w:rPr>
          <w:rFonts w:hint="eastAsia" w:ascii="宋体" w:hAnsi="宋体" w:cs="宋体"/>
          <w:kern w:val="2"/>
          <w:sz w:val="21"/>
          <w:szCs w:val="21"/>
          <w:lang w:val="en-US" w:eastAsia="zh-CN" w:bidi="ar"/>
        </w:rPr>
        <w:t>违约</w:t>
      </w:r>
      <w:r>
        <w:rPr>
          <w:rFonts w:hint="eastAsia" w:ascii="宋体" w:hAnsi="宋体" w:eastAsia="宋体" w:cs="宋体"/>
          <w:kern w:val="2"/>
          <w:sz w:val="21"/>
          <w:szCs w:val="21"/>
          <w:lang w:val="en-US" w:eastAsia="zh-CN" w:bidi="ar"/>
        </w:rPr>
        <w:t>方应赔偿给</w:t>
      </w:r>
      <w:r>
        <w:rPr>
          <w:rFonts w:hint="eastAsia" w:ascii="宋体" w:hAnsi="宋体" w:cs="宋体"/>
          <w:kern w:val="2"/>
          <w:sz w:val="21"/>
          <w:szCs w:val="21"/>
          <w:lang w:val="en-US" w:eastAsia="zh-CN" w:bidi="ar"/>
        </w:rPr>
        <w:t>对</w:t>
      </w:r>
      <w:r>
        <w:rPr>
          <w:rFonts w:hint="eastAsia" w:ascii="宋体" w:hAnsi="宋体" w:eastAsia="宋体" w:cs="宋体"/>
          <w:kern w:val="2"/>
          <w:sz w:val="21"/>
          <w:szCs w:val="21"/>
          <w:lang w:val="en-US" w:eastAsia="zh-CN" w:bidi="ar"/>
        </w:rPr>
        <w:t>方所造成的损失</w:t>
      </w:r>
      <w:r>
        <w:rPr>
          <w:rFonts w:hint="eastAsia" w:ascii="宋体" w:hAnsi="宋体" w:eastAsia="宋体" w:cs="宋体"/>
          <w:snapToGrid w:val="0"/>
          <w:kern w:val="0"/>
          <w:sz w:val="21"/>
          <w:szCs w:val="21"/>
          <w:lang w:val="en-US" w:eastAsia="zh-CN" w:bidi="ar"/>
        </w:rPr>
        <w:t>包括实际损失和合同履行后可以获得的利益及合理的调查取证费、律师费、诉讼费等相关法律费用</w:t>
      </w:r>
      <w:r>
        <w:rPr>
          <w:rFonts w:hint="eastAsia" w:ascii="宋体" w:hAnsi="宋体" w:eastAsia="宋体" w:cs="宋体"/>
          <w:kern w:val="2"/>
          <w:sz w:val="21"/>
          <w:szCs w:val="21"/>
          <w:lang w:val="en-US" w:eastAsia="zh-CN" w:bidi="ar"/>
        </w:rPr>
        <w:t>）</w:t>
      </w:r>
      <w:r>
        <w:rPr>
          <w:rFonts w:hint="eastAsia" w:ascii="宋体" w:hAnsi="宋体" w:eastAsia="宋体" w:cs="宋体"/>
          <w:snapToGrid w:val="0"/>
          <w:kern w:val="0"/>
          <w:sz w:val="21"/>
          <w:szCs w:val="21"/>
          <w:lang w:val="en-US" w:eastAsia="zh-CN" w:bidi="ar"/>
        </w:rPr>
        <w:t>。</w:t>
      </w:r>
    </w:p>
    <w:p w14:paraId="7FDF7D0D">
      <w:pPr>
        <w:keepNext/>
        <w:keepLines w:val="0"/>
        <w:pageBreakBefore w:val="0"/>
        <w:widowControl w:val="0"/>
        <w:numPr>
          <w:ilvl w:val="1"/>
          <w:numId w:val="3"/>
        </w:numPr>
        <w:kinsoku/>
        <w:wordWrap/>
        <w:overflowPunct/>
        <w:topLinePunct w:val="0"/>
        <w:autoSpaceDE/>
        <w:autoSpaceDN/>
        <w:bidi w:val="0"/>
        <w:adjustRightInd/>
        <w:snapToGrid/>
        <w:spacing w:before="0" w:beforeLines="0" w:after="0" w:afterLines="0" w:line="360" w:lineRule="auto"/>
        <w:ind w:left="0" w:leftChars="0" w:firstLine="420" w:firstLineChars="200"/>
        <w:jc w:val="both"/>
        <w:textAlignment w:val="auto"/>
        <w:outlineLvl w:val="9"/>
        <w:rPr>
          <w:rFonts w:hint="eastAsia" w:ascii="宋体" w:hAnsi="宋体" w:eastAsia="宋体" w:cs="宋体"/>
          <w:snapToGrid w:val="0"/>
          <w:kern w:val="0"/>
          <w:sz w:val="21"/>
          <w:szCs w:val="21"/>
          <w:lang w:val="en-US" w:eastAsia="zh-CN" w:bidi="ar"/>
        </w:rPr>
      </w:pPr>
      <w:r>
        <w:rPr>
          <w:rFonts w:hint="eastAsia" w:ascii="宋体" w:hAnsi="宋体" w:eastAsia="宋体" w:cs="宋体"/>
          <w:snapToGrid w:val="0"/>
          <w:kern w:val="0"/>
          <w:sz w:val="21"/>
          <w:szCs w:val="21"/>
          <w:lang w:val="en-US" w:eastAsia="zh-CN" w:bidi="ar"/>
        </w:rPr>
        <w:t>因第三方大模型、云服务、网络、硬件、操作系统、浏览器、数据库、开源组件、甲方系统接口或甲方数据质量等非乙方可控原因导致的服务不可用、输出异常、性能下降或安全问题，不视为乙方违约；但乙方应在其合理能力范围内提供排查、说明和替代方案建议。</w:t>
      </w:r>
    </w:p>
    <w:p w14:paraId="599DCA52">
      <w:pPr>
        <w:pStyle w:val="2"/>
        <w:numPr>
          <w:ilvl w:val="0"/>
          <w:numId w:val="3"/>
        </w:numPr>
        <w:bidi w:val="0"/>
        <w:ind w:left="425" w:leftChars="0" w:hanging="425" w:firstLineChars="0"/>
        <w:rPr>
          <w:rFonts w:hint="eastAsia" w:cs="Times New Roman"/>
          <w:lang w:val="en-US" w:eastAsia="zh-CN"/>
        </w:rPr>
      </w:pPr>
      <w:r>
        <w:rPr>
          <w:rFonts w:hint="eastAsia" w:cs="Times New Roman"/>
          <w:lang w:val="en-US" w:eastAsia="zh-CN"/>
        </w:rPr>
        <w:t>不可抗力</w:t>
      </w:r>
    </w:p>
    <w:p w14:paraId="602CF34B">
      <w:pPr>
        <w:keepNext/>
        <w:keepLines w:val="0"/>
        <w:pageBreakBefore w:val="0"/>
        <w:widowControl w:val="0"/>
        <w:numPr>
          <w:ilvl w:val="1"/>
          <w:numId w:val="3"/>
        </w:numPr>
        <w:kinsoku/>
        <w:wordWrap/>
        <w:overflowPunct/>
        <w:topLinePunct w:val="0"/>
        <w:autoSpaceDE/>
        <w:autoSpaceDN/>
        <w:bidi w:val="0"/>
        <w:adjustRightInd/>
        <w:snapToGrid/>
        <w:spacing w:before="0" w:beforeLines="0" w:after="0" w:afterLines="0"/>
        <w:ind w:left="0" w:leftChars="0" w:firstLine="420" w:firstLineChars="200"/>
        <w:textAlignment w:val="auto"/>
        <w:outlineLvl w:val="9"/>
        <w:rPr>
          <w:rFonts w:hint="eastAsia" w:ascii="宋体" w:hAnsi="宋体" w:eastAsia="宋体" w:cs="宋体"/>
          <w:snapToGrid w:val="0"/>
          <w:kern w:val="0"/>
          <w:sz w:val="21"/>
          <w:szCs w:val="21"/>
          <w:lang w:val="en-US" w:eastAsia="zh-CN" w:bidi="ar"/>
        </w:rPr>
      </w:pPr>
      <w:r>
        <w:rPr>
          <w:rFonts w:hint="eastAsia" w:ascii="宋体" w:hAnsi="宋体" w:eastAsia="宋体" w:cs="宋体"/>
          <w:snapToGrid w:val="0"/>
          <w:kern w:val="0"/>
          <w:sz w:val="21"/>
          <w:szCs w:val="21"/>
          <w:lang w:val="en-US" w:eastAsia="zh-CN" w:bidi="ar"/>
        </w:rPr>
        <w:t>如果任何一方在全部执行或部分执行过程中，因为“不可抗力”而受阻或延迟，即被视为发生了“不可抗力”事件。“不可抗力”指超出双方控制能力的原因、环境或事件，包括洪水、火灾、台风、地震、战争或其它类似性质的超出该方控制能力的原因，其程度为即使该方经过努力仍然受阻或延迟。只要不可抗力事件阻止或延迟合同的执行，合同规定的原责任方应在事件发生后的五个工作日内，应向另一方解释不能执行或延迟该合同的全部或部分之原因，以及出示合法机构签发的证明材料。</w:t>
      </w:r>
    </w:p>
    <w:p w14:paraId="467D6C25">
      <w:pPr>
        <w:keepNext/>
        <w:keepLines w:val="0"/>
        <w:pageBreakBefore w:val="0"/>
        <w:widowControl w:val="0"/>
        <w:numPr>
          <w:ilvl w:val="1"/>
          <w:numId w:val="3"/>
        </w:numPr>
        <w:kinsoku/>
        <w:wordWrap/>
        <w:overflowPunct/>
        <w:topLinePunct w:val="0"/>
        <w:autoSpaceDE/>
        <w:autoSpaceDN/>
        <w:bidi w:val="0"/>
        <w:adjustRightInd/>
        <w:snapToGrid/>
        <w:spacing w:before="0" w:beforeLines="0" w:after="0" w:afterLines="0"/>
        <w:ind w:left="0" w:leftChars="0" w:firstLine="420" w:firstLineChars="200"/>
        <w:textAlignment w:val="auto"/>
        <w:outlineLvl w:val="9"/>
        <w:rPr>
          <w:rFonts w:hint="eastAsia" w:ascii="宋体" w:hAnsi="宋体" w:eastAsia="宋体" w:cs="宋体"/>
          <w:snapToGrid w:val="0"/>
          <w:kern w:val="0"/>
          <w:sz w:val="21"/>
          <w:szCs w:val="21"/>
          <w:lang w:val="en-US" w:eastAsia="zh-CN" w:bidi="ar"/>
        </w:rPr>
      </w:pPr>
      <w:r>
        <w:rPr>
          <w:rFonts w:hint="eastAsia" w:ascii="宋体" w:hAnsi="宋体" w:cs="宋体"/>
          <w:snapToGrid w:val="0"/>
          <w:kern w:val="0"/>
          <w:sz w:val="21"/>
          <w:szCs w:val="21"/>
          <w:lang w:val="en-US" w:eastAsia="zh-CN" w:bidi="ar"/>
        </w:rPr>
        <w:t xml:space="preserve"> </w:t>
      </w:r>
      <w:r>
        <w:rPr>
          <w:rFonts w:hint="eastAsia" w:ascii="宋体" w:hAnsi="宋体" w:eastAsia="宋体" w:cs="宋体"/>
          <w:snapToGrid w:val="0"/>
          <w:kern w:val="0"/>
          <w:sz w:val="21"/>
          <w:szCs w:val="21"/>
          <w:lang w:val="en-US" w:eastAsia="zh-CN" w:bidi="ar"/>
        </w:rPr>
        <w:t>因不可抗力不能履行合同的，根据不可抗力的影响，部分或者全部免除责任，但法律另有规定的除外。当事人迟延履行后发生不可抗力的，不能免除责任。如以上情况发生，双方应及时协商并尽力争取挽救措施，并就本合同的执行达成谅解备忘录，以避免双方的更大损失。</w:t>
      </w:r>
    </w:p>
    <w:p w14:paraId="25EA7876">
      <w:pPr>
        <w:pStyle w:val="2"/>
        <w:numPr>
          <w:ilvl w:val="0"/>
          <w:numId w:val="3"/>
        </w:numPr>
        <w:bidi w:val="0"/>
        <w:ind w:left="425" w:leftChars="0" w:hanging="425" w:firstLineChars="0"/>
        <w:rPr>
          <w:rFonts w:hint="eastAsia" w:cs="Times New Roman"/>
          <w:lang w:val="en-US" w:eastAsia="zh-CN"/>
        </w:rPr>
      </w:pPr>
      <w:r>
        <w:rPr>
          <w:rFonts w:hint="eastAsia" w:cs="Times New Roman"/>
          <w:lang w:val="en-US" w:eastAsia="zh-CN"/>
        </w:rPr>
        <w:t>法律适用和争议解决</w:t>
      </w:r>
    </w:p>
    <w:p w14:paraId="25D1F0C3">
      <w:pPr>
        <w:bidi w:val="0"/>
        <w:rPr>
          <w:lang w:val="en-US"/>
        </w:rPr>
      </w:pPr>
      <w:r>
        <w:rPr>
          <w:rFonts w:hint="eastAsia"/>
          <w:lang w:val="en-US" w:eastAsia="zh-CN"/>
        </w:rPr>
        <w:t>本合同适用中华人民共和国法律（不包括中国香港、中国澳门、中国台湾地区法律）。</w:t>
      </w:r>
    </w:p>
    <w:p w14:paraId="32CAE8C5">
      <w:pPr>
        <w:bidi w:val="0"/>
        <w:rPr>
          <w:lang w:val="en-US"/>
        </w:rPr>
      </w:pPr>
      <w:r>
        <w:rPr>
          <w:rFonts w:hint="eastAsia"/>
          <w:lang w:val="en-US" w:eastAsia="zh-CN"/>
        </w:rPr>
        <w:t>在本合同履行过程中发生争议，双方应当友好协商解决，双方友好协商未成，双方同意将争议提交至甲方所在地法院裁决。诉讼进行过程中，双方应继续履行本合同未涉及诉讼的其他部分。</w:t>
      </w:r>
    </w:p>
    <w:p w14:paraId="5673FB01">
      <w:pPr>
        <w:pStyle w:val="2"/>
        <w:numPr>
          <w:ilvl w:val="0"/>
          <w:numId w:val="3"/>
        </w:numPr>
        <w:bidi w:val="0"/>
        <w:ind w:left="425" w:leftChars="0" w:hanging="425" w:firstLineChars="0"/>
        <w:rPr>
          <w:rFonts w:hint="eastAsia" w:cs="Times New Roman"/>
          <w:lang w:val="en-US" w:eastAsia="zh-CN"/>
        </w:rPr>
      </w:pPr>
      <w:r>
        <w:rPr>
          <w:rFonts w:hint="eastAsia" w:cs="Times New Roman"/>
          <w:lang w:val="en-US" w:eastAsia="zh-CN"/>
        </w:rPr>
        <w:t>通知与送达</w:t>
      </w:r>
    </w:p>
    <w:p w14:paraId="4BA20689">
      <w:pPr>
        <w:keepNext w:val="0"/>
        <w:keepLines w:val="0"/>
        <w:pageBreakBefore w:val="0"/>
        <w:widowControl w:val="0"/>
        <w:kinsoku/>
        <w:wordWrap/>
        <w:overflowPunct/>
        <w:topLinePunct w:val="0"/>
        <w:autoSpaceDE/>
        <w:autoSpaceDN/>
        <w:bidi w:val="0"/>
        <w:adjustRightInd/>
        <w:snapToGrid/>
        <w:spacing w:line="360" w:lineRule="auto"/>
        <w:ind w:firstLine="601"/>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合同首页双方联系地址、双方联系人、联系电话、电子邮箱为双方有效通讯信息，本合同项下及与本合同有关的所有的通知及联络应以书面形式作出，并按照本合同中的首页约定的通讯信息向对方送达。本合同中的首页约定的通讯信息适用范围包括双方协议履行时各类通知、协议等文件以及就协议发生纠纷时相关文件和法律文书（包括但不限于在争议进入仲裁、民事诉讼程序后的一审、二审、再审和执行程序的司法文书）的送达、接收。</w:t>
      </w:r>
    </w:p>
    <w:p w14:paraId="5120247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right="0" w:firstLine="420" w:firstLineChars="200"/>
        <w:jc w:val="both"/>
        <w:textAlignment w:val="auto"/>
        <w:rPr>
          <w:rFonts w:hint="eastAsia" w:ascii="宋体" w:hAnsi="宋体" w:eastAsia="宋体" w:cs="宋体"/>
          <w:sz w:val="24"/>
          <w:szCs w:val="24"/>
          <w:lang w:val="en-US"/>
        </w:rPr>
      </w:pPr>
      <w:r>
        <w:rPr>
          <w:rFonts w:hint="eastAsia" w:ascii="Times New Roman" w:hAnsi="Times New Roman" w:cs="Times New Roman"/>
          <w:lang w:val="en-US" w:eastAsia="zh-CN"/>
        </w:rPr>
        <w:t>对于任何通知或联络，如直接交付，在交付时视为收讫；如用电子邮箱，在发信服务器上所记录的发出时间视为送达时间；如用挂号信邮寄，在寄出五天后视为收讫；如以特快专递方式邮寄，则在寄出后第三天后即视为送达。</w:t>
      </w:r>
    </w:p>
    <w:p w14:paraId="1E299778">
      <w:pPr>
        <w:keepNext w:val="0"/>
        <w:keepLines w:val="0"/>
        <w:pageBreakBefore w:val="0"/>
        <w:widowControl w:val="0"/>
        <w:kinsoku/>
        <w:wordWrap/>
        <w:overflowPunct/>
        <w:topLinePunct w:val="0"/>
        <w:autoSpaceDE/>
        <w:autoSpaceDN/>
        <w:bidi w:val="0"/>
        <w:adjustRightInd/>
        <w:snapToGrid/>
        <w:spacing w:line="360" w:lineRule="auto"/>
        <w:ind w:firstLine="601"/>
        <w:textAlignment w:val="auto"/>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本合同执行期限内，任何一方有权改变相关通讯信息，变更应及时书面通知另一方，在变更通知送达另一方前，变更前的通讯信息仍视为有效联系方式。 因提供或者确认的送达方式不准确、送达方式变更后未及时依程序告知对方或指定的接收人拒绝签收等原因，导致协议相关文件、法律文书未能被实际接收的，双方同意仍视为已有效送达且以文书被退回之日视为送达之日。</w:t>
      </w:r>
    </w:p>
    <w:p w14:paraId="20037888">
      <w:pPr>
        <w:keepNext w:val="0"/>
        <w:keepLines w:val="0"/>
        <w:pageBreakBefore w:val="0"/>
        <w:widowControl w:val="0"/>
        <w:kinsoku/>
        <w:wordWrap/>
        <w:overflowPunct/>
        <w:topLinePunct w:val="0"/>
        <w:autoSpaceDE/>
        <w:autoSpaceDN/>
        <w:bidi w:val="0"/>
        <w:adjustRightInd/>
        <w:snapToGrid/>
        <w:spacing w:line="360" w:lineRule="auto"/>
        <w:ind w:firstLine="601"/>
        <w:textAlignment w:val="auto"/>
        <w:rPr>
          <w:rFonts w:hint="eastAsia" w:ascii="宋体" w:hAnsi="宋体" w:eastAsia="宋体" w:cs="宋体"/>
          <w:sz w:val="24"/>
          <w:szCs w:val="24"/>
          <w:lang w:val="en-US"/>
        </w:rPr>
      </w:pPr>
      <w:r>
        <w:rPr>
          <w:rFonts w:hint="eastAsia" w:ascii="Times New Roman" w:hAnsi="Times New Roman" w:cs="Times New Roman"/>
          <w:lang w:val="en-US" w:eastAsia="zh-CN"/>
        </w:rPr>
        <w:t>本合同中送达条款为独立条款，不受协议无效、变更或撤销的影响。</w:t>
      </w:r>
    </w:p>
    <w:p w14:paraId="11379DB9">
      <w:pPr>
        <w:pStyle w:val="2"/>
        <w:numPr>
          <w:ilvl w:val="0"/>
          <w:numId w:val="3"/>
        </w:numPr>
        <w:bidi w:val="0"/>
        <w:ind w:left="425" w:leftChars="0" w:hanging="425" w:firstLineChars="0"/>
        <w:rPr>
          <w:rFonts w:hint="eastAsia" w:cs="Times New Roman"/>
          <w:lang w:val="en-US" w:eastAsia="zh-CN"/>
        </w:rPr>
      </w:pPr>
      <w:r>
        <w:rPr>
          <w:rFonts w:hint="eastAsia" w:cs="Times New Roman"/>
          <w:lang w:val="en-US" w:eastAsia="zh-CN"/>
        </w:rPr>
        <w:t>合同生效</w:t>
      </w:r>
    </w:p>
    <w:p w14:paraId="20EBDD6C">
      <w:pPr>
        <w:keepNext/>
        <w:keepLines w:val="0"/>
        <w:pageBreakBefore w:val="0"/>
        <w:widowControl w:val="0"/>
        <w:numPr>
          <w:ilvl w:val="1"/>
          <w:numId w:val="3"/>
        </w:numPr>
        <w:kinsoku/>
        <w:wordWrap/>
        <w:overflowPunct/>
        <w:topLinePunct w:val="0"/>
        <w:autoSpaceDE/>
        <w:autoSpaceDN/>
        <w:bidi w:val="0"/>
        <w:adjustRightInd/>
        <w:snapToGrid/>
        <w:spacing w:before="0" w:beforeLines="0" w:after="0" w:afterLines="0"/>
        <w:ind w:left="0" w:leftChars="0" w:firstLine="420" w:firstLineChars="200"/>
        <w:textAlignment w:val="auto"/>
        <w:outlineLvl w:val="9"/>
        <w:rPr>
          <w:rFonts w:hint="eastAsia" w:ascii="宋体" w:hAnsi="宋体" w:eastAsia="宋体" w:cs="宋体"/>
          <w:snapToGrid w:val="0"/>
          <w:kern w:val="0"/>
          <w:sz w:val="21"/>
          <w:szCs w:val="21"/>
          <w:lang w:val="en-US" w:eastAsia="zh-CN" w:bidi="ar"/>
        </w:rPr>
      </w:pPr>
      <w:r>
        <w:rPr>
          <w:rFonts w:hint="eastAsia" w:ascii="宋体" w:hAnsi="宋体" w:eastAsia="宋体" w:cs="宋体"/>
          <w:snapToGrid w:val="0"/>
          <w:kern w:val="0"/>
          <w:sz w:val="21"/>
          <w:szCs w:val="21"/>
          <w:lang w:val="en-US" w:eastAsia="zh-CN" w:bidi="ar"/>
        </w:rPr>
        <w:t>双方同意采取以下第 1种合同生效方式</w:t>
      </w:r>
    </w:p>
    <w:p w14:paraId="659105AE">
      <w:pPr>
        <w:keepNext w:val="0"/>
        <w:keepLines w:val="0"/>
        <w:pageBreakBefore w:val="0"/>
        <w:widowControl w:val="0"/>
        <w:suppressLineNumbers w:val="0"/>
        <w:tabs>
          <w:tab w:val="left" w:pos="426"/>
        </w:tabs>
        <w:kinsoku/>
        <w:wordWrap/>
        <w:overflowPunct/>
        <w:topLinePunct w:val="0"/>
        <w:autoSpaceDE/>
        <w:autoSpaceDN/>
        <w:bidi w:val="0"/>
        <w:adjustRightInd/>
        <w:snapToGrid/>
        <w:spacing w:before="0" w:beforeAutospacing="0" w:after="0" w:afterAutospacing="0" w:line="400" w:lineRule="exact"/>
        <w:ind w:left="420" w:leftChars="200" w:right="0" w:firstLine="420" w:firstLineChars="200"/>
        <w:jc w:val="both"/>
        <w:textAlignment w:val="auto"/>
        <w:rPr>
          <w:rFonts w:hint="eastAsia" w:ascii="宋体" w:hAnsi="宋体" w:eastAsia="宋体" w:cs="宋体"/>
          <w:sz w:val="21"/>
          <w:szCs w:val="21"/>
          <w:lang w:val="en-US"/>
        </w:rPr>
      </w:pPr>
      <w:r>
        <w:rPr>
          <w:rFonts w:hint="eastAsia" w:ascii="宋体" w:hAnsi="宋体" w:eastAsia="宋体" w:cs="宋体"/>
          <w:kern w:val="2"/>
          <w:sz w:val="21"/>
          <w:szCs w:val="21"/>
          <w:lang w:val="en-US" w:eastAsia="zh-CN" w:bidi="ar"/>
        </w:rPr>
        <w:t>1、纸质方式：自甲乙双方盖章（公章或合同专用章）之日起生效，本合同一式</w:t>
      </w:r>
      <w:r>
        <w:rPr>
          <w:rFonts w:hint="eastAsia" w:ascii="宋体" w:hAnsi="宋体" w:eastAsia="宋体" w:cs="宋体"/>
          <w:kern w:val="2"/>
          <w:sz w:val="21"/>
          <w:szCs w:val="21"/>
          <w:highlight w:val="yellow"/>
          <w:u w:val="single"/>
          <w:lang w:val="en-US" w:eastAsia="zh-CN" w:bidi="ar"/>
        </w:rPr>
        <w:t xml:space="preserve"> 贰 </w:t>
      </w:r>
      <w:r>
        <w:rPr>
          <w:rFonts w:hint="eastAsia" w:ascii="宋体" w:hAnsi="宋体" w:eastAsia="宋体" w:cs="宋体"/>
          <w:kern w:val="2"/>
          <w:sz w:val="21"/>
          <w:szCs w:val="21"/>
          <w:lang w:val="en-US" w:eastAsia="zh-CN" w:bidi="ar"/>
        </w:rPr>
        <w:t>份,甲乙双方各执</w:t>
      </w:r>
      <w:r>
        <w:rPr>
          <w:rFonts w:hint="eastAsia" w:ascii="宋体" w:hAnsi="宋体" w:eastAsia="宋体" w:cs="宋体"/>
          <w:kern w:val="2"/>
          <w:sz w:val="21"/>
          <w:szCs w:val="21"/>
          <w:highlight w:val="yellow"/>
          <w:u w:val="single"/>
          <w:lang w:val="en-US" w:eastAsia="zh-CN" w:bidi="ar"/>
        </w:rPr>
        <w:t xml:space="preserve"> 壹 </w:t>
      </w:r>
      <w:r>
        <w:rPr>
          <w:rFonts w:hint="eastAsia" w:ascii="宋体" w:hAnsi="宋体" w:eastAsia="宋体" w:cs="宋体"/>
          <w:kern w:val="2"/>
          <w:sz w:val="21"/>
          <w:szCs w:val="21"/>
          <w:lang w:val="en-US" w:eastAsia="zh-CN" w:bidi="ar"/>
        </w:rPr>
        <w:t>份，均具同等的法律效力；</w:t>
      </w:r>
    </w:p>
    <w:p w14:paraId="60015117">
      <w:pPr>
        <w:keepNext w:val="0"/>
        <w:keepLines w:val="0"/>
        <w:pageBreakBefore w:val="0"/>
        <w:widowControl w:val="0"/>
        <w:suppressLineNumbers w:val="0"/>
        <w:tabs>
          <w:tab w:val="left" w:pos="426"/>
        </w:tabs>
        <w:kinsoku/>
        <w:wordWrap/>
        <w:overflowPunct/>
        <w:topLinePunct w:val="0"/>
        <w:autoSpaceDE/>
        <w:autoSpaceDN/>
        <w:bidi w:val="0"/>
        <w:adjustRightInd/>
        <w:snapToGrid/>
        <w:spacing w:before="0" w:beforeAutospacing="0" w:after="0" w:afterAutospacing="0" w:line="400" w:lineRule="exact"/>
        <w:ind w:left="420" w:leftChars="200" w:right="0" w:firstLine="420" w:firstLineChars="200"/>
        <w:jc w:val="both"/>
        <w:textAlignment w:val="auto"/>
        <w:rPr>
          <w:rFonts w:hint="eastAsia" w:ascii="宋体" w:hAnsi="宋体" w:eastAsia="宋体" w:cs="宋体"/>
          <w:sz w:val="21"/>
          <w:szCs w:val="21"/>
          <w:lang w:val="en-US"/>
        </w:rPr>
      </w:pPr>
      <w:r>
        <w:rPr>
          <w:rFonts w:hint="eastAsia" w:ascii="宋体" w:hAnsi="宋体" w:eastAsia="宋体" w:cs="宋体"/>
          <w:kern w:val="2"/>
          <w:sz w:val="21"/>
          <w:szCs w:val="21"/>
          <w:lang w:val="en-US" w:eastAsia="zh-CN" w:bidi="ar"/>
        </w:rPr>
        <w:t>2、电子签章方式：本合同由双方采取电子签章方式签署，自双方盖章后生效，经签署的电子文档为原件，打印件或其他纸件与原件有冲突时，以原件为准。为免歧义，经电子签署的电子文档，属于书面形式的文档。</w:t>
      </w:r>
    </w:p>
    <w:p w14:paraId="143F139E">
      <w:pPr>
        <w:keepNext/>
        <w:keepLines w:val="0"/>
        <w:pageBreakBefore w:val="0"/>
        <w:widowControl w:val="0"/>
        <w:numPr>
          <w:ilvl w:val="1"/>
          <w:numId w:val="3"/>
        </w:numPr>
        <w:kinsoku/>
        <w:wordWrap/>
        <w:overflowPunct/>
        <w:topLinePunct w:val="0"/>
        <w:autoSpaceDE/>
        <w:autoSpaceDN/>
        <w:bidi w:val="0"/>
        <w:adjustRightInd/>
        <w:snapToGrid/>
        <w:spacing w:before="0" w:beforeLines="0" w:after="0" w:afterLines="0"/>
        <w:ind w:left="0" w:leftChars="0" w:firstLine="420" w:firstLineChars="200"/>
        <w:textAlignment w:val="auto"/>
        <w:outlineLvl w:val="9"/>
        <w:rPr>
          <w:rFonts w:hint="eastAsia" w:ascii="宋体" w:hAnsi="宋体" w:eastAsia="宋体" w:cs="宋体"/>
          <w:snapToGrid w:val="0"/>
          <w:kern w:val="0"/>
          <w:sz w:val="21"/>
          <w:szCs w:val="21"/>
          <w:lang w:val="en-US" w:eastAsia="zh-CN" w:bidi="ar"/>
        </w:rPr>
      </w:pPr>
      <w:r>
        <w:rPr>
          <w:rFonts w:hint="eastAsia" w:ascii="宋体" w:hAnsi="宋体" w:eastAsia="宋体" w:cs="宋体"/>
          <w:snapToGrid w:val="0"/>
          <w:kern w:val="0"/>
          <w:sz w:val="21"/>
          <w:szCs w:val="21"/>
          <w:lang w:val="en-US" w:eastAsia="zh-CN" w:bidi="ar"/>
        </w:rPr>
        <w:t>在履行合同过程中对于具体内容需要变更的，由签约双方另行协商并书面约定，作为本合同的变更文本，与本合同具有同等法律效力。</w:t>
      </w:r>
    </w:p>
    <w:p w14:paraId="0C83FCEC">
      <w:pPr>
        <w:keepNext/>
        <w:keepLines w:val="0"/>
        <w:pageBreakBefore w:val="0"/>
        <w:widowControl w:val="0"/>
        <w:numPr>
          <w:ilvl w:val="1"/>
          <w:numId w:val="3"/>
        </w:numPr>
        <w:kinsoku/>
        <w:wordWrap/>
        <w:overflowPunct/>
        <w:topLinePunct w:val="0"/>
        <w:autoSpaceDE/>
        <w:autoSpaceDN/>
        <w:bidi w:val="0"/>
        <w:adjustRightInd/>
        <w:snapToGrid/>
        <w:spacing w:before="0" w:beforeLines="0" w:after="0" w:afterLines="0"/>
        <w:ind w:left="0" w:leftChars="0" w:firstLine="420" w:firstLineChars="200"/>
        <w:textAlignment w:val="auto"/>
        <w:outlineLvl w:val="9"/>
        <w:rPr>
          <w:rFonts w:hint="eastAsia" w:ascii="宋体" w:hAnsi="宋体" w:eastAsia="宋体" w:cs="宋体"/>
          <w:snapToGrid w:val="0"/>
          <w:kern w:val="0"/>
          <w:sz w:val="21"/>
          <w:szCs w:val="21"/>
          <w:lang w:val="en-US" w:eastAsia="zh-CN" w:bidi="ar"/>
        </w:rPr>
      </w:pPr>
      <w:r>
        <w:rPr>
          <w:rFonts w:hint="eastAsia" w:ascii="宋体" w:hAnsi="宋体" w:eastAsia="宋体" w:cs="宋体"/>
          <w:snapToGrid w:val="0"/>
          <w:kern w:val="0"/>
          <w:sz w:val="21"/>
          <w:szCs w:val="21"/>
          <w:lang w:val="en-US" w:eastAsia="zh-CN" w:bidi="ar"/>
        </w:rPr>
        <w:t>除另有约定外，按合同规定乙方应该偿付的违约金、赔偿金和各种经济损失，应当在明确责任后</w:t>
      </w:r>
      <w:r>
        <w:rPr>
          <w:rFonts w:hint="eastAsia" w:ascii="宋体" w:hAnsi="宋体" w:cs="宋体"/>
          <w:snapToGrid w:val="0"/>
          <w:kern w:val="0"/>
          <w:sz w:val="21"/>
          <w:szCs w:val="21"/>
          <w:lang w:val="en-US" w:eastAsia="zh-CN" w:bidi="ar"/>
        </w:rPr>
        <w:t>20</w:t>
      </w:r>
      <w:r>
        <w:rPr>
          <w:rFonts w:hint="eastAsia" w:ascii="宋体" w:hAnsi="宋体" w:eastAsia="宋体" w:cs="宋体"/>
          <w:snapToGrid w:val="0"/>
          <w:kern w:val="0"/>
          <w:sz w:val="21"/>
          <w:szCs w:val="21"/>
          <w:lang w:val="en-US" w:eastAsia="zh-CN" w:bidi="ar"/>
        </w:rPr>
        <w:t>个</w:t>
      </w:r>
      <w:r>
        <w:rPr>
          <w:rFonts w:hint="eastAsia" w:ascii="宋体" w:hAnsi="宋体" w:cs="宋体"/>
          <w:snapToGrid w:val="0"/>
          <w:kern w:val="0"/>
          <w:sz w:val="21"/>
          <w:szCs w:val="21"/>
          <w:lang w:val="en-US" w:eastAsia="zh-CN" w:bidi="ar"/>
        </w:rPr>
        <w:t>工作</w:t>
      </w:r>
      <w:r>
        <w:rPr>
          <w:rFonts w:hint="eastAsia" w:ascii="宋体" w:hAnsi="宋体" w:eastAsia="宋体" w:cs="宋体"/>
          <w:snapToGrid w:val="0"/>
          <w:kern w:val="0"/>
          <w:sz w:val="21"/>
          <w:szCs w:val="21"/>
          <w:lang w:val="en-US" w:eastAsia="zh-CN" w:bidi="ar"/>
        </w:rPr>
        <w:t>日内结清，否则按逾期付款处理。如乙方未在规定时间结清，乙方同意甲方有权直接从应付货款中扣除。</w:t>
      </w:r>
    </w:p>
    <w:p w14:paraId="1AB48963">
      <w:pPr>
        <w:keepNext/>
        <w:keepLines w:val="0"/>
        <w:pageBreakBefore w:val="0"/>
        <w:widowControl w:val="0"/>
        <w:numPr>
          <w:ilvl w:val="1"/>
          <w:numId w:val="3"/>
        </w:numPr>
        <w:kinsoku/>
        <w:wordWrap/>
        <w:overflowPunct/>
        <w:topLinePunct w:val="0"/>
        <w:autoSpaceDE/>
        <w:autoSpaceDN/>
        <w:bidi w:val="0"/>
        <w:adjustRightInd/>
        <w:snapToGrid/>
        <w:spacing w:before="0" w:beforeLines="0" w:after="0" w:afterLines="0"/>
        <w:ind w:left="0" w:leftChars="0" w:firstLine="420" w:firstLineChars="200"/>
        <w:textAlignment w:val="auto"/>
        <w:outlineLvl w:val="9"/>
        <w:rPr>
          <w:rFonts w:ascii="宋体" w:hAnsi="宋体"/>
          <w:sz w:val="24"/>
        </w:rPr>
      </w:pPr>
      <w:r>
        <w:rPr>
          <w:rFonts w:hint="eastAsia" w:ascii="宋体" w:hAnsi="宋体" w:eastAsia="宋体" w:cs="宋体"/>
          <w:snapToGrid w:val="0"/>
          <w:kern w:val="0"/>
          <w:sz w:val="21"/>
          <w:szCs w:val="21"/>
          <w:lang w:val="en-US" w:eastAsia="zh-CN" w:bidi="ar"/>
        </w:rPr>
        <w:t>甲方致力于保障风清气正的商业环境，严厉打击任何有违良好合作氛围的行为，甲方统一举报投诉受理渠道：</w:t>
      </w:r>
    </w:p>
    <w:p w14:paraId="3DD0DE7D">
      <w:pPr>
        <w:spacing w:line="440" w:lineRule="exact"/>
        <w:ind w:left="0" w:leftChars="0" w:firstLine="0" w:firstLineChars="0"/>
        <w:jc w:val="center"/>
        <w:rPr>
          <w:rFonts w:ascii="宋体" w:hAnsi="宋体"/>
          <w:sz w:val="24"/>
        </w:rPr>
      </w:pPr>
      <w:r>
        <w:rPr>
          <w:rFonts w:hint="eastAsia" w:ascii="宋体" w:hAnsi="宋体"/>
          <w:sz w:val="24"/>
          <w:lang w:eastAsia="zh-CN"/>
        </w:rPr>
        <w:t>（</w:t>
      </w:r>
      <w:r>
        <w:rPr>
          <w:rFonts w:hint="eastAsia" w:ascii="宋体" w:hAnsi="宋体"/>
          <w:sz w:val="24"/>
          <w:lang w:val="en-US" w:eastAsia="zh-CN"/>
        </w:rPr>
        <w:t>以下无正文，为签章页面</w:t>
      </w:r>
      <w:r>
        <w:rPr>
          <w:rFonts w:hint="eastAsia" w:ascii="宋体" w:hAnsi="宋体"/>
          <w:sz w:val="24"/>
          <w:lang w:eastAsia="zh-CN"/>
        </w:rPr>
        <w:t>）</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8"/>
        <w:gridCol w:w="4729"/>
      </w:tblGrid>
      <w:tr w14:paraId="7DEB450B">
        <w:trPr>
          <w:trHeight w:val="3530" w:hRule="atLeast"/>
        </w:trPr>
        <w:tc>
          <w:tcPr>
            <w:tcW w:w="4728" w:type="dxa"/>
            <w:tcBorders>
              <w:top w:val="nil"/>
              <w:left w:val="nil"/>
              <w:bottom w:val="nil"/>
              <w:right w:val="nil"/>
            </w:tcBorders>
          </w:tcPr>
          <w:p w14:paraId="57F110A3">
            <w:pPr>
              <w:keepNext w:val="0"/>
              <w:keepLines w:val="0"/>
              <w:suppressLineNumbers w:val="0"/>
              <w:spacing w:before="0" w:beforeAutospacing="0" w:after="0" w:afterAutospacing="0" w:line="480" w:lineRule="auto"/>
              <w:ind w:left="0" w:leftChars="0" w:right="-154" w:firstLine="0" w:firstLineChars="0"/>
              <w:jc w:val="both"/>
              <w:rPr>
                <w:rFonts w:hint="eastAsia" w:ascii="宋体" w:hAnsi="宋体" w:eastAsia="宋体" w:cs="宋体"/>
                <w:b w:val="0"/>
                <w:bCs/>
                <w:kern w:val="2"/>
                <w:sz w:val="24"/>
                <w:szCs w:val="24"/>
                <w:lang w:val="en-US" w:eastAsia="zh-CN" w:bidi="ar-SA"/>
              </w:rPr>
            </w:pPr>
          </w:p>
          <w:p w14:paraId="6AB82CF9">
            <w:pPr>
              <w:keepNext w:val="0"/>
              <w:keepLines w:val="0"/>
              <w:suppressLineNumbers w:val="0"/>
              <w:spacing w:before="0" w:beforeAutospacing="0" w:after="0" w:afterAutospacing="0" w:line="480" w:lineRule="auto"/>
              <w:ind w:left="0" w:leftChars="0" w:right="-154" w:firstLine="0" w:firstLineChars="0"/>
              <w:jc w:val="both"/>
              <w:rPr>
                <w:rFonts w:hint="eastAsia" w:ascii="宋体" w:hAnsi="宋体" w:eastAsia="宋体" w:cs="宋体"/>
                <w:b w:val="0"/>
                <w:bCs/>
                <w:kern w:val="2"/>
                <w:sz w:val="24"/>
                <w:szCs w:val="24"/>
                <w:lang w:val="en-US" w:eastAsia="zh-CN" w:bidi="ar-SA"/>
              </w:rPr>
            </w:pPr>
          </w:p>
          <w:p w14:paraId="5393DDC3">
            <w:pPr>
              <w:keepNext w:val="0"/>
              <w:keepLines w:val="0"/>
              <w:suppressLineNumbers w:val="0"/>
              <w:spacing w:before="0" w:beforeAutospacing="0" w:after="0" w:afterAutospacing="0" w:line="480" w:lineRule="auto"/>
              <w:ind w:left="0" w:leftChars="0" w:right="-154" w:firstLine="0" w:firstLineChars="0"/>
              <w:jc w:val="both"/>
              <w:rPr>
                <w:rFonts w:hint="eastAsia" w:ascii="宋体" w:hAnsi="宋体" w:eastAsia="宋体" w:cs="宋体"/>
                <w:b w:val="0"/>
                <w:bCs/>
                <w:sz w:val="24"/>
              </w:rPr>
            </w:pPr>
            <w:r>
              <w:rPr>
                <w:rFonts w:hint="eastAsia" w:ascii="宋体" w:hAnsi="宋体" w:eastAsia="宋体" w:cs="宋体"/>
                <w:b w:val="0"/>
                <w:bCs/>
                <w:kern w:val="2"/>
                <w:sz w:val="24"/>
                <w:szCs w:val="24"/>
                <w:lang w:val="en-US" w:eastAsia="zh-CN" w:bidi="ar-SA"/>
              </w:rPr>
              <w:t>甲方（盖章）：</w:t>
            </w:r>
            <w:r>
              <w:rPr>
                <w:rFonts w:hint="eastAsia" w:ascii="宋体" w:hAnsi="宋体" w:eastAsia="宋体" w:cs="宋体"/>
                <w:b w:val="0"/>
                <w:bCs/>
                <w:sz w:val="24"/>
              </w:rPr>
              <w:t xml:space="preserve"> </w:t>
            </w:r>
            <w:r>
              <w:rPr>
                <w:rFonts w:hint="eastAsia" w:ascii="宋体" w:hAnsi="宋体" w:eastAsia="宋体" w:cs="宋体"/>
                <w:b w:val="0"/>
                <w:bCs/>
                <w:sz w:val="24"/>
                <w:u w:val="single"/>
              </w:rPr>
              <w:t xml:space="preserve"> </w:t>
            </w:r>
            <w:r>
              <w:rPr>
                <w:rFonts w:hint="eastAsia" w:ascii="宋体" w:hAnsi="宋体" w:eastAsia="宋体" w:cs="宋体"/>
                <w:b w:val="0"/>
                <w:bCs/>
                <w:sz w:val="24"/>
                <w:u w:val="single"/>
                <w:lang w:val="en-US" w:eastAsia="zh-CN"/>
              </w:rPr>
              <w:t xml:space="preserve">                     </w:t>
            </w:r>
            <w:r>
              <w:rPr>
                <w:rFonts w:hint="eastAsia" w:ascii="宋体" w:hAnsi="宋体" w:eastAsia="宋体" w:cs="宋体"/>
                <w:b w:val="0"/>
                <w:bCs/>
                <w:sz w:val="24"/>
                <w:u w:val="single"/>
              </w:rPr>
              <w:t xml:space="preserve">   </w:t>
            </w:r>
            <w:r>
              <w:rPr>
                <w:rFonts w:hint="eastAsia" w:ascii="宋体" w:hAnsi="宋体" w:eastAsia="宋体" w:cs="宋体"/>
                <w:b w:val="0"/>
                <w:bCs/>
                <w:sz w:val="24"/>
              </w:rPr>
              <w:t xml:space="preserve">                        </w:t>
            </w:r>
          </w:p>
          <w:p w14:paraId="6A4637A2">
            <w:pPr>
              <w:keepNext w:val="0"/>
              <w:keepLines w:val="0"/>
              <w:suppressLineNumbers w:val="0"/>
              <w:spacing w:before="0" w:beforeAutospacing="0" w:after="0" w:afterAutospacing="0" w:line="480" w:lineRule="auto"/>
              <w:ind w:left="0" w:leftChars="0" w:right="-154" w:firstLine="0" w:firstLineChars="0"/>
              <w:jc w:val="both"/>
              <w:rPr>
                <w:rFonts w:hint="eastAsia" w:ascii="宋体" w:hAnsi="宋体" w:eastAsia="宋体" w:cs="宋体"/>
                <w:b w:val="0"/>
                <w:bCs/>
                <w:sz w:val="24"/>
              </w:rPr>
            </w:pPr>
            <w:r>
              <w:rPr>
                <w:rFonts w:hint="eastAsia" w:ascii="宋体" w:hAnsi="宋体" w:eastAsia="宋体" w:cs="宋体"/>
                <w:b w:val="0"/>
                <w:bCs/>
                <w:kern w:val="2"/>
                <w:sz w:val="24"/>
                <w:szCs w:val="24"/>
                <w:lang w:val="en-US" w:eastAsia="zh-CN" w:bidi="ar-SA"/>
              </w:rPr>
              <w:t>法定代表人/授权代表</w:t>
            </w:r>
            <w:r>
              <w:rPr>
                <w:rFonts w:hint="eastAsia" w:ascii="宋体" w:hAnsi="宋体" w:eastAsia="宋体" w:cs="宋体"/>
                <w:b w:val="0"/>
                <w:bCs/>
                <w:sz w:val="24"/>
              </w:rPr>
              <w:t>：</w:t>
            </w:r>
          </w:p>
          <w:p w14:paraId="0C8C4B55">
            <w:pPr>
              <w:keepNext w:val="0"/>
              <w:keepLines w:val="0"/>
              <w:suppressLineNumbers w:val="0"/>
              <w:spacing w:before="0" w:beforeAutospacing="0" w:after="0" w:afterAutospacing="0" w:line="480" w:lineRule="auto"/>
              <w:ind w:left="0" w:leftChars="0" w:right="-154" w:firstLine="0" w:firstLineChars="0"/>
              <w:jc w:val="both"/>
              <w:rPr>
                <w:rFonts w:hint="default" w:ascii="宋体" w:hAnsi="宋体"/>
                <w:sz w:val="24"/>
                <w:vertAlign w:val="baseline"/>
              </w:rPr>
            </w:pPr>
            <w:r>
              <w:rPr>
                <w:rFonts w:hint="eastAsia" w:ascii="宋体" w:hAnsi="宋体" w:eastAsia="宋体" w:cs="宋体"/>
                <w:b w:val="0"/>
                <w:bCs/>
                <w:sz w:val="24"/>
              </w:rPr>
              <w:t>日期：    年   月    日</w:t>
            </w:r>
          </w:p>
        </w:tc>
        <w:tc>
          <w:tcPr>
            <w:tcW w:w="4729" w:type="dxa"/>
            <w:tcBorders>
              <w:top w:val="nil"/>
              <w:left w:val="nil"/>
              <w:bottom w:val="nil"/>
              <w:right w:val="nil"/>
            </w:tcBorders>
          </w:tcPr>
          <w:p w14:paraId="14A14261">
            <w:pPr>
              <w:keepNext w:val="0"/>
              <w:keepLines w:val="0"/>
              <w:widowControl w:val="0"/>
              <w:suppressLineNumbers w:val="0"/>
              <w:spacing w:before="0" w:beforeAutospacing="0" w:after="0" w:afterAutospacing="0" w:line="480" w:lineRule="auto"/>
              <w:ind w:left="0" w:leftChars="0" w:right="-154" w:rightChars="0" w:firstLine="0" w:firstLineChars="0"/>
              <w:jc w:val="left"/>
              <w:rPr>
                <w:rFonts w:hint="eastAsia" w:ascii="宋体" w:hAnsi="宋体" w:eastAsia="宋体" w:cs="宋体"/>
                <w:b w:val="0"/>
                <w:bCs/>
                <w:kern w:val="2"/>
                <w:sz w:val="24"/>
                <w:szCs w:val="24"/>
                <w:lang w:val="en-US" w:eastAsia="zh-CN" w:bidi="ar-SA"/>
              </w:rPr>
            </w:pPr>
          </w:p>
          <w:p w14:paraId="725EC3C9">
            <w:pPr>
              <w:keepNext w:val="0"/>
              <w:keepLines w:val="0"/>
              <w:widowControl w:val="0"/>
              <w:suppressLineNumbers w:val="0"/>
              <w:spacing w:before="0" w:beforeAutospacing="0" w:after="0" w:afterAutospacing="0" w:line="480" w:lineRule="auto"/>
              <w:ind w:left="0" w:leftChars="0" w:right="-154" w:rightChars="0" w:firstLine="0" w:firstLineChars="0"/>
              <w:jc w:val="left"/>
              <w:rPr>
                <w:rFonts w:hint="eastAsia" w:ascii="宋体" w:hAnsi="宋体" w:eastAsia="宋体" w:cs="宋体"/>
                <w:b w:val="0"/>
                <w:bCs/>
                <w:kern w:val="2"/>
                <w:sz w:val="24"/>
                <w:szCs w:val="24"/>
                <w:lang w:val="en-US" w:eastAsia="zh-CN" w:bidi="ar-SA"/>
              </w:rPr>
            </w:pPr>
          </w:p>
          <w:p w14:paraId="4B9DD5B0">
            <w:pPr>
              <w:keepNext w:val="0"/>
              <w:keepLines w:val="0"/>
              <w:widowControl w:val="0"/>
              <w:suppressLineNumbers w:val="0"/>
              <w:spacing w:before="0" w:beforeAutospacing="0" w:after="0" w:afterAutospacing="0" w:line="480" w:lineRule="auto"/>
              <w:ind w:left="0" w:leftChars="0" w:right="-154" w:rightChars="0" w:firstLine="0" w:firstLineChars="0"/>
              <w:jc w:val="left"/>
              <w:rPr>
                <w:rFonts w:hint="eastAsia" w:ascii="宋体" w:hAnsi="宋体" w:eastAsia="宋体" w:cs="宋体"/>
                <w:b w:val="0"/>
                <w:bCs/>
                <w:sz w:val="24"/>
                <w:u w:val="single"/>
              </w:rPr>
            </w:pPr>
            <w:r>
              <w:rPr>
                <w:rFonts w:hint="eastAsia" w:ascii="宋体" w:hAnsi="宋体" w:eastAsia="宋体" w:cs="宋体"/>
                <w:b w:val="0"/>
                <w:bCs/>
                <w:kern w:val="2"/>
                <w:sz w:val="24"/>
                <w:szCs w:val="24"/>
                <w:lang w:val="en-US" w:eastAsia="zh-CN" w:bidi="ar-SA"/>
              </w:rPr>
              <w:t>乙方（盖章）：</w:t>
            </w:r>
            <w:r>
              <w:rPr>
                <w:rFonts w:hint="eastAsia" w:ascii="宋体" w:hAnsi="宋体" w:eastAsia="宋体" w:cs="宋体"/>
                <w:b w:val="0"/>
                <w:bCs/>
                <w:sz w:val="24"/>
                <w:u w:val="single"/>
              </w:rPr>
              <w:t xml:space="preserve"> </w:t>
            </w:r>
            <w:r>
              <w:rPr>
                <w:rFonts w:hint="eastAsia" w:ascii="宋体" w:hAnsi="宋体" w:eastAsia="宋体" w:cs="宋体"/>
                <w:b w:val="0"/>
                <w:bCs/>
                <w:sz w:val="24"/>
                <w:u w:val="single"/>
                <w:lang w:val="en-US" w:eastAsia="zh-CN"/>
              </w:rPr>
              <w:t xml:space="preserve">                      </w:t>
            </w:r>
            <w:r>
              <w:rPr>
                <w:rFonts w:hint="eastAsia" w:ascii="宋体" w:hAnsi="宋体" w:eastAsia="宋体" w:cs="宋体"/>
                <w:b w:val="0"/>
                <w:bCs/>
                <w:sz w:val="24"/>
                <w:u w:val="single"/>
              </w:rPr>
              <w:t xml:space="preserve">   </w:t>
            </w:r>
          </w:p>
          <w:p w14:paraId="3ABC414C">
            <w:pPr>
              <w:keepNext w:val="0"/>
              <w:keepLines w:val="0"/>
              <w:suppressLineNumbers w:val="0"/>
              <w:spacing w:before="0" w:beforeAutospacing="0" w:after="0" w:afterAutospacing="0" w:line="480" w:lineRule="auto"/>
              <w:ind w:left="0" w:leftChars="0" w:right="-154" w:firstLine="0" w:firstLineChars="0"/>
              <w:jc w:val="left"/>
              <w:rPr>
                <w:rFonts w:hint="eastAsia" w:ascii="宋体" w:hAnsi="宋体" w:eastAsia="宋体" w:cs="宋体"/>
                <w:b w:val="0"/>
                <w:bCs/>
                <w:sz w:val="24"/>
              </w:rPr>
            </w:pPr>
            <w:r>
              <w:rPr>
                <w:rFonts w:hint="eastAsia" w:ascii="宋体" w:hAnsi="宋体" w:eastAsia="宋体" w:cs="宋体"/>
                <w:b w:val="0"/>
                <w:bCs/>
                <w:kern w:val="2"/>
                <w:sz w:val="24"/>
                <w:szCs w:val="24"/>
                <w:lang w:val="en-US" w:eastAsia="zh-CN" w:bidi="ar-SA"/>
              </w:rPr>
              <w:t>法定代表人/授权代表</w:t>
            </w:r>
            <w:r>
              <w:rPr>
                <w:rFonts w:hint="eastAsia" w:ascii="宋体" w:hAnsi="宋体" w:eastAsia="宋体" w:cs="宋体"/>
                <w:b w:val="0"/>
                <w:bCs/>
                <w:sz w:val="24"/>
              </w:rPr>
              <w:t>：</w:t>
            </w:r>
          </w:p>
          <w:p w14:paraId="08FA40C1">
            <w:pPr>
              <w:keepNext w:val="0"/>
              <w:keepLines w:val="0"/>
              <w:suppressLineNumbers w:val="0"/>
              <w:spacing w:before="0" w:beforeAutospacing="0" w:after="0" w:afterAutospacing="0" w:line="480" w:lineRule="auto"/>
              <w:ind w:left="0" w:leftChars="0" w:right="-154" w:firstLine="0" w:firstLineChars="0"/>
              <w:jc w:val="left"/>
              <w:rPr>
                <w:rFonts w:hint="default" w:ascii="宋体" w:hAnsi="宋体"/>
                <w:sz w:val="24"/>
                <w:vertAlign w:val="baseline"/>
              </w:rPr>
            </w:pPr>
            <w:r>
              <w:rPr>
                <w:rFonts w:hint="eastAsia" w:ascii="宋体" w:hAnsi="宋体" w:eastAsia="宋体" w:cs="宋体"/>
                <w:b w:val="0"/>
                <w:bCs/>
                <w:sz w:val="24"/>
              </w:rPr>
              <w:t>日期：    年   月    日</w:t>
            </w:r>
          </w:p>
        </w:tc>
      </w:tr>
    </w:tbl>
    <w:p w14:paraId="6D580B98">
      <w:pPr>
        <w:pStyle w:val="18"/>
        <w:rPr>
          <w:rFonts w:hint="default" w:ascii="黑体" w:eastAsia="黑体"/>
          <w:lang w:val="en-US"/>
        </w:rPr>
      </w:pPr>
      <w:r>
        <w:rPr>
          <w:rFonts w:hint="eastAsia" w:ascii="黑体" w:eastAsia="黑体"/>
          <w:sz w:val="32"/>
          <w:szCs w:val="32"/>
        </w:rPr>
        <w:t>附件</w:t>
      </w:r>
      <w:r>
        <w:rPr>
          <w:rFonts w:hint="eastAsia" w:ascii="黑体" w:eastAsia="黑体"/>
          <w:sz w:val="32"/>
          <w:szCs w:val="32"/>
          <w:lang w:val="en-US" w:eastAsia="zh-CN"/>
        </w:rPr>
        <w:t>一</w:t>
      </w:r>
      <w:r>
        <w:rPr>
          <w:rFonts w:hint="eastAsia" w:ascii="黑体" w:eastAsia="黑体"/>
          <w:sz w:val="32"/>
          <w:szCs w:val="32"/>
          <w:lang w:eastAsia="zh-CN"/>
        </w:rPr>
        <w:t>：</w:t>
      </w:r>
      <w:r>
        <w:rPr>
          <w:rFonts w:hint="eastAsia" w:ascii="黑体" w:eastAsia="黑体"/>
          <w:sz w:val="32"/>
          <w:szCs w:val="32"/>
          <w:lang w:val="en-US" w:eastAsia="zh-CN"/>
        </w:rPr>
        <w:t>产品/服务及报价清单</w:t>
      </w:r>
    </w:p>
    <w:p w14:paraId="26A219B9">
      <w:pPr>
        <w:spacing w:line="440" w:lineRule="exact"/>
        <w:rPr>
          <w:rFonts w:ascii="宋体" w:hAnsi="宋体"/>
          <w:sz w:val="24"/>
        </w:rPr>
      </w:pPr>
    </w:p>
    <w:tbl>
      <w:tblPr>
        <w:tblStyle w:val="20"/>
        <w:tblW w:w="8657" w:type="dxa"/>
        <w:tblInd w:w="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1"/>
        <w:gridCol w:w="1756"/>
        <w:gridCol w:w="2626"/>
        <w:gridCol w:w="657"/>
        <w:gridCol w:w="778"/>
        <w:gridCol w:w="672"/>
        <w:gridCol w:w="1527"/>
      </w:tblGrid>
      <w:tr w14:paraId="6BC51B20">
        <w:tc>
          <w:tcPr>
            <w:tcW w:w="641" w:type="dxa"/>
          </w:tcPr>
          <w:p w14:paraId="04C62E1E">
            <w:pPr>
              <w:keepNext w:val="0"/>
              <w:keepLines w:val="0"/>
              <w:suppressLineNumbers w:val="0"/>
              <w:spacing w:before="0" w:beforeAutospacing="0" w:after="0" w:afterAutospacing="0" w:line="440" w:lineRule="exact"/>
              <w:ind w:left="0" w:leftChars="0" w:right="0" w:firstLine="0" w:firstLineChars="0"/>
              <w:jc w:val="both"/>
              <w:rPr>
                <w:rFonts w:hint="eastAsia" w:ascii="宋体" w:hAnsi="宋体" w:eastAsia="宋体" w:cs="宋体"/>
                <w:sz w:val="21"/>
                <w:szCs w:val="21"/>
              </w:rPr>
            </w:pPr>
            <w:r>
              <w:rPr>
                <w:rFonts w:hint="eastAsia" w:ascii="宋体" w:hAnsi="宋体" w:eastAsia="宋体" w:cs="宋体"/>
                <w:sz w:val="21"/>
                <w:szCs w:val="21"/>
              </w:rPr>
              <w:t>序号</w:t>
            </w:r>
          </w:p>
        </w:tc>
        <w:tc>
          <w:tcPr>
            <w:tcW w:w="1756" w:type="dxa"/>
          </w:tcPr>
          <w:p w14:paraId="2EF68071">
            <w:pPr>
              <w:keepNext w:val="0"/>
              <w:keepLines w:val="0"/>
              <w:suppressLineNumbers w:val="0"/>
              <w:spacing w:before="0" w:beforeAutospacing="0" w:after="0" w:afterAutospacing="0" w:line="440" w:lineRule="exact"/>
              <w:ind w:left="0" w:leftChars="0" w:right="0" w:firstLine="0" w:firstLineChars="0"/>
              <w:jc w:val="both"/>
              <w:rPr>
                <w:rFonts w:hint="eastAsia" w:ascii="宋体" w:hAnsi="宋体" w:eastAsia="宋体" w:cs="宋体"/>
                <w:sz w:val="21"/>
                <w:szCs w:val="21"/>
              </w:rPr>
            </w:pPr>
            <w:r>
              <w:rPr>
                <w:rFonts w:hint="eastAsia" w:ascii="宋体" w:hAnsi="宋体" w:eastAsia="宋体" w:cs="宋体"/>
                <w:sz w:val="21"/>
                <w:szCs w:val="21"/>
              </w:rPr>
              <w:t>产品/服务名称</w:t>
            </w:r>
          </w:p>
        </w:tc>
        <w:tc>
          <w:tcPr>
            <w:tcW w:w="2626" w:type="dxa"/>
          </w:tcPr>
          <w:p w14:paraId="2A4B7716">
            <w:pPr>
              <w:keepNext w:val="0"/>
              <w:keepLines w:val="0"/>
              <w:widowControl w:val="0"/>
              <w:suppressLineNumbers w:val="0"/>
              <w:spacing w:before="0" w:beforeAutospacing="0" w:after="0" w:afterAutospacing="0" w:line="440" w:lineRule="exact"/>
              <w:ind w:left="0" w:leftChars="0" w:right="0" w:rightChars="0" w:firstLine="0" w:firstLineChars="0"/>
              <w:jc w:val="both"/>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交付物/服务内容</w:t>
            </w:r>
          </w:p>
        </w:tc>
        <w:tc>
          <w:tcPr>
            <w:tcW w:w="657" w:type="dxa"/>
          </w:tcPr>
          <w:p w14:paraId="5FEFA809">
            <w:pPr>
              <w:keepNext w:val="0"/>
              <w:keepLines w:val="0"/>
              <w:suppressLineNumbers w:val="0"/>
              <w:spacing w:before="0" w:beforeAutospacing="0" w:after="0" w:afterAutospacing="0" w:line="440" w:lineRule="exact"/>
              <w:ind w:left="0" w:leftChars="0" w:right="0" w:firstLine="0" w:firstLineChars="0"/>
              <w:jc w:val="both"/>
              <w:rPr>
                <w:rFonts w:hint="eastAsia" w:ascii="宋体" w:hAnsi="宋体" w:eastAsia="宋体" w:cs="宋体"/>
                <w:sz w:val="21"/>
                <w:szCs w:val="21"/>
              </w:rPr>
            </w:pPr>
            <w:r>
              <w:rPr>
                <w:rFonts w:hint="eastAsia" w:ascii="宋体" w:hAnsi="宋体" w:eastAsia="宋体" w:cs="宋体"/>
                <w:sz w:val="21"/>
                <w:szCs w:val="21"/>
              </w:rPr>
              <w:t>单位</w:t>
            </w:r>
          </w:p>
        </w:tc>
        <w:tc>
          <w:tcPr>
            <w:tcW w:w="778" w:type="dxa"/>
          </w:tcPr>
          <w:p w14:paraId="6C97447F">
            <w:pPr>
              <w:keepNext w:val="0"/>
              <w:keepLines w:val="0"/>
              <w:suppressLineNumbers w:val="0"/>
              <w:spacing w:before="0" w:beforeAutospacing="0" w:after="0" w:afterAutospacing="0" w:line="440" w:lineRule="exact"/>
              <w:ind w:left="0" w:leftChars="0" w:right="0" w:firstLine="0" w:firstLineChars="0"/>
              <w:jc w:val="both"/>
              <w:rPr>
                <w:rFonts w:hint="eastAsia" w:ascii="宋体" w:hAnsi="宋体" w:eastAsia="宋体" w:cs="宋体"/>
                <w:sz w:val="21"/>
                <w:szCs w:val="21"/>
              </w:rPr>
            </w:pPr>
            <w:r>
              <w:rPr>
                <w:rFonts w:hint="eastAsia" w:ascii="宋体" w:hAnsi="宋体" w:eastAsia="宋体" w:cs="宋体"/>
                <w:sz w:val="21"/>
                <w:szCs w:val="21"/>
              </w:rPr>
              <w:t>数量</w:t>
            </w:r>
          </w:p>
        </w:tc>
        <w:tc>
          <w:tcPr>
            <w:tcW w:w="672" w:type="dxa"/>
            <w:shd w:val="clear" w:color="auto" w:fill="auto"/>
            <w:vAlign w:val="top"/>
          </w:tcPr>
          <w:p w14:paraId="13D3A8F7">
            <w:pPr>
              <w:keepNext w:val="0"/>
              <w:keepLines w:val="0"/>
              <w:suppressLineNumbers w:val="0"/>
              <w:spacing w:before="0" w:beforeAutospacing="0" w:after="0" w:afterAutospacing="0" w:line="440" w:lineRule="exact"/>
              <w:ind w:left="0" w:leftChars="0" w:right="0" w:firstLine="0" w:firstLineChars="0"/>
              <w:jc w:val="right"/>
              <w:rPr>
                <w:rFonts w:hint="eastAsia" w:ascii="宋体" w:hAnsi="宋体" w:eastAsia="宋体" w:cs="宋体"/>
                <w:kern w:val="2"/>
                <w:sz w:val="21"/>
                <w:szCs w:val="21"/>
                <w:lang w:val="en-US" w:eastAsia="zh-CN" w:bidi="ar-SA"/>
              </w:rPr>
            </w:pPr>
            <w:r>
              <w:rPr>
                <w:rFonts w:hint="eastAsia" w:ascii="宋体" w:hAnsi="宋体" w:cs="宋体"/>
                <w:sz w:val="21"/>
                <w:szCs w:val="21"/>
                <w:lang w:val="en-US" w:eastAsia="zh-CN"/>
              </w:rPr>
              <w:t>税率</w:t>
            </w:r>
          </w:p>
        </w:tc>
        <w:tc>
          <w:tcPr>
            <w:tcW w:w="1527" w:type="dxa"/>
          </w:tcPr>
          <w:p w14:paraId="21131F59">
            <w:pPr>
              <w:keepNext w:val="0"/>
              <w:keepLines w:val="0"/>
              <w:suppressLineNumbers w:val="0"/>
              <w:spacing w:before="0" w:beforeAutospacing="0" w:after="0" w:afterAutospacing="0" w:line="440" w:lineRule="exact"/>
              <w:ind w:left="0" w:leftChars="0" w:right="0" w:firstLine="0" w:firstLineChars="0"/>
              <w:jc w:val="both"/>
              <w:rPr>
                <w:rFonts w:hint="eastAsia" w:ascii="宋体" w:hAnsi="宋体" w:eastAsia="宋体" w:cs="宋体"/>
                <w:sz w:val="21"/>
                <w:szCs w:val="21"/>
              </w:rPr>
            </w:pPr>
            <w:r>
              <w:rPr>
                <w:rFonts w:hint="eastAsia" w:ascii="宋体" w:hAnsi="宋体" w:eastAsia="宋体" w:cs="宋体"/>
                <w:sz w:val="21"/>
                <w:szCs w:val="21"/>
                <w:lang w:val="en-US" w:eastAsia="zh-CN"/>
              </w:rPr>
              <w:t>含税金额</w:t>
            </w:r>
            <w:r>
              <w:rPr>
                <w:rFonts w:hint="eastAsia" w:ascii="宋体" w:hAnsi="宋体" w:eastAsia="宋体" w:cs="宋体"/>
                <w:sz w:val="21"/>
                <w:szCs w:val="21"/>
              </w:rPr>
              <w:t>（元）</w:t>
            </w:r>
          </w:p>
        </w:tc>
      </w:tr>
      <w:tr w14:paraId="32A57F5A">
        <w:tc>
          <w:tcPr>
            <w:tcW w:w="641" w:type="dxa"/>
            <w:vAlign w:val="center"/>
          </w:tcPr>
          <w:p w14:paraId="25218B7E">
            <w:pPr>
              <w:keepNext w:val="0"/>
              <w:keepLines w:val="0"/>
              <w:suppressLineNumbers w:val="0"/>
              <w:spacing w:before="0" w:beforeAutospacing="0" w:after="0" w:afterAutospacing="0" w:line="440" w:lineRule="exact"/>
              <w:ind w:left="0" w:leftChars="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1</w:t>
            </w:r>
          </w:p>
        </w:tc>
        <w:tc>
          <w:tcPr>
            <w:tcW w:w="1756" w:type="dxa"/>
            <w:vAlign w:val="center"/>
          </w:tcPr>
          <w:p w14:paraId="0648E79E">
            <w:pPr>
              <w:keepNext w:val="0"/>
              <w:keepLines w:val="0"/>
              <w:suppressLineNumbers w:val="0"/>
              <w:spacing w:before="0" w:beforeAutospacing="0" w:after="0" w:afterAutospacing="0" w:line="440" w:lineRule="exact"/>
              <w:ind w:left="0" w:leftChars="0" w:right="0" w:firstLine="0" w:firstLineChars="0"/>
              <w:jc w:val="left"/>
              <w:rPr>
                <w:rFonts w:hint="default" w:ascii="宋体" w:hAnsi="宋体" w:eastAsia="宋体" w:cs="宋体"/>
                <w:sz w:val="21"/>
                <w:szCs w:val="21"/>
                <w:lang w:val="en-US" w:eastAsia="zh-CN"/>
              </w:rPr>
            </w:pPr>
            <w:r>
              <w:rPr>
                <w:rFonts w:hint="eastAsia" w:ascii="宋体" w:hAnsi="宋体" w:cs="宋体"/>
                <w:sz w:val="21"/>
                <w:szCs w:val="21"/>
                <w:lang w:val="en-US" w:eastAsia="zh-CN"/>
              </w:rPr>
              <w:t>FastGPT标准版/专业版/旗舰版</w:t>
            </w:r>
          </w:p>
        </w:tc>
        <w:tc>
          <w:tcPr>
            <w:tcW w:w="2626" w:type="dxa"/>
            <w:vAlign w:val="center"/>
          </w:tcPr>
          <w:p w14:paraId="4B809C41">
            <w:pPr>
              <w:keepNext w:val="0"/>
              <w:keepLines w:val="0"/>
              <w:suppressLineNumbers w:val="0"/>
              <w:spacing w:before="0" w:beforeAutospacing="0" w:after="0" w:afterAutospacing="0" w:line="440" w:lineRule="exact"/>
              <w:ind w:left="0" w:leftChars="0" w:right="0"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私有化部署：</w:t>
            </w:r>
          </w:p>
          <w:p w14:paraId="265906D2">
            <w:pPr>
              <w:keepNext w:val="0"/>
              <w:keepLines w:val="0"/>
              <w:suppressLineNumbers w:val="0"/>
              <w:spacing w:before="0" w:beforeAutospacing="0" w:after="0" w:afterAutospacing="0" w:line="440" w:lineRule="exact"/>
              <w:ind w:left="0" w:leftChars="0" w:right="0" w:firstLine="0" w:firstLineChars="0"/>
              <w:jc w:val="left"/>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一次性买断税率13%</w:t>
            </w:r>
          </w:p>
          <w:p w14:paraId="4591B14B">
            <w:pPr>
              <w:keepNext w:val="0"/>
              <w:keepLines w:val="0"/>
              <w:suppressLineNumbers w:val="0"/>
              <w:spacing w:before="0" w:beforeAutospacing="0" w:after="0" w:afterAutospacing="0" w:line="440" w:lineRule="exact"/>
              <w:ind w:left="0" w:leftChars="0" w:right="0" w:firstLine="0" w:firstLineChars="0"/>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按年订阅税率6%</w:t>
            </w:r>
          </w:p>
        </w:tc>
        <w:tc>
          <w:tcPr>
            <w:tcW w:w="657" w:type="dxa"/>
            <w:vAlign w:val="center"/>
          </w:tcPr>
          <w:p w14:paraId="524E72AA">
            <w:pPr>
              <w:keepNext w:val="0"/>
              <w:keepLines w:val="0"/>
              <w:suppressLineNumbers w:val="0"/>
              <w:spacing w:before="0" w:beforeAutospacing="0" w:after="0" w:afterAutospacing="0" w:line="440" w:lineRule="exact"/>
              <w:ind w:left="0" w:leftChars="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套</w:t>
            </w:r>
          </w:p>
        </w:tc>
        <w:tc>
          <w:tcPr>
            <w:tcW w:w="778" w:type="dxa"/>
            <w:vAlign w:val="center"/>
          </w:tcPr>
          <w:p w14:paraId="62525DFE">
            <w:pPr>
              <w:keepNext w:val="0"/>
              <w:keepLines w:val="0"/>
              <w:suppressLineNumbers w:val="0"/>
              <w:spacing w:before="0" w:beforeAutospacing="0" w:after="0" w:afterAutospacing="0" w:line="440" w:lineRule="exact"/>
              <w:ind w:left="0" w:leftChars="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1</w:t>
            </w:r>
          </w:p>
        </w:tc>
        <w:tc>
          <w:tcPr>
            <w:tcW w:w="672" w:type="dxa"/>
            <w:shd w:val="clear" w:color="auto" w:fill="auto"/>
            <w:vAlign w:val="center"/>
          </w:tcPr>
          <w:p w14:paraId="457CBFFC">
            <w:pPr>
              <w:keepNext w:val="0"/>
              <w:keepLines w:val="0"/>
              <w:suppressLineNumbers w:val="0"/>
              <w:spacing w:before="0" w:beforeAutospacing="0" w:after="0" w:afterAutospacing="0" w:line="440" w:lineRule="exact"/>
              <w:ind w:left="0" w:leftChars="0" w:right="0" w:firstLine="0" w:firstLineChars="0"/>
              <w:jc w:val="right"/>
              <w:rPr>
                <w:rFonts w:hint="eastAsia" w:ascii="宋体" w:hAnsi="宋体" w:eastAsia="宋体" w:cs="宋体"/>
                <w:kern w:val="2"/>
                <w:sz w:val="21"/>
                <w:szCs w:val="21"/>
                <w:lang w:val="en-US" w:eastAsia="zh-CN" w:bidi="ar-SA"/>
              </w:rPr>
            </w:pPr>
          </w:p>
        </w:tc>
        <w:tc>
          <w:tcPr>
            <w:tcW w:w="1527" w:type="dxa"/>
            <w:vAlign w:val="center"/>
          </w:tcPr>
          <w:p w14:paraId="48E9A3CA">
            <w:pPr>
              <w:keepNext w:val="0"/>
              <w:keepLines w:val="0"/>
              <w:suppressLineNumbers w:val="0"/>
              <w:spacing w:before="0" w:beforeAutospacing="0" w:after="0" w:afterAutospacing="0" w:line="440" w:lineRule="exact"/>
              <w:ind w:left="0" w:leftChars="0" w:right="0" w:firstLine="0" w:firstLineChars="0"/>
              <w:jc w:val="right"/>
              <w:rPr>
                <w:rFonts w:hint="eastAsia" w:ascii="宋体" w:hAnsi="宋体" w:eastAsia="宋体" w:cs="宋体"/>
                <w:sz w:val="21"/>
                <w:szCs w:val="21"/>
              </w:rPr>
            </w:pPr>
          </w:p>
        </w:tc>
      </w:tr>
      <w:tr w14:paraId="66BEDED7">
        <w:tc>
          <w:tcPr>
            <w:tcW w:w="641" w:type="dxa"/>
            <w:vAlign w:val="center"/>
          </w:tcPr>
          <w:p w14:paraId="2053FB9E">
            <w:pPr>
              <w:keepNext w:val="0"/>
              <w:keepLines w:val="0"/>
              <w:suppressLineNumbers w:val="0"/>
              <w:spacing w:before="0" w:beforeAutospacing="0" w:after="0" w:afterAutospacing="0" w:line="440" w:lineRule="exact"/>
              <w:ind w:left="0" w:leftChars="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2</w:t>
            </w:r>
          </w:p>
        </w:tc>
        <w:tc>
          <w:tcPr>
            <w:tcW w:w="1756" w:type="dxa"/>
            <w:vAlign w:val="center"/>
          </w:tcPr>
          <w:p w14:paraId="3111ED89">
            <w:pPr>
              <w:keepNext w:val="0"/>
              <w:keepLines w:val="0"/>
              <w:suppressLineNumbers w:val="0"/>
              <w:spacing w:before="0" w:beforeAutospacing="0" w:after="0" w:afterAutospacing="0" w:line="440" w:lineRule="exact"/>
              <w:ind w:left="0" w:leftChars="0" w:right="0" w:firstLine="0" w:firstLineChars="0"/>
              <w:jc w:val="left"/>
              <w:rPr>
                <w:rFonts w:hint="default" w:ascii="宋体" w:hAnsi="宋体" w:eastAsia="宋体" w:cs="宋体"/>
                <w:sz w:val="21"/>
                <w:szCs w:val="21"/>
                <w:lang w:val="en-US" w:eastAsia="zh-CN"/>
              </w:rPr>
            </w:pPr>
            <w:r>
              <w:rPr>
                <w:rFonts w:hint="eastAsia" w:ascii="宋体" w:hAnsi="宋体" w:cs="宋体"/>
                <w:sz w:val="21"/>
                <w:szCs w:val="21"/>
                <w:lang w:val="en-US" w:eastAsia="zh-CN"/>
              </w:rPr>
              <w:t>软件授权规则</w:t>
            </w:r>
          </w:p>
        </w:tc>
        <w:tc>
          <w:tcPr>
            <w:tcW w:w="2626" w:type="dxa"/>
            <w:vAlign w:val="center"/>
          </w:tcPr>
          <w:p w14:paraId="3B57EAD8">
            <w:pPr>
              <w:keepNext w:val="0"/>
              <w:keepLines w:val="0"/>
              <w:suppressLineNumbers w:val="0"/>
              <w:spacing w:before="0" w:beforeAutospacing="0" w:after="0" w:afterAutospacing="0" w:line="360" w:lineRule="auto"/>
              <w:ind w:left="0" w:leftChars="0" w:right="0" w:firstLine="0" w:firstLineChars="0"/>
              <w:jc w:val="left"/>
              <w:rPr>
                <w:rFonts w:hint="eastAsia" w:ascii="宋体" w:hAnsi="宋体" w:eastAsia="宋体" w:cs="宋体"/>
                <w:sz w:val="21"/>
                <w:szCs w:val="21"/>
                <w:lang w:eastAsia="zh-CN"/>
              </w:rPr>
            </w:pPr>
            <w:r>
              <w:rPr>
                <w:rFonts w:hint="eastAsia" w:ascii="宋体" w:hAnsi="宋体" w:eastAsia="宋体" w:cs="宋体"/>
                <w:kern w:val="2"/>
                <w:sz w:val="21"/>
                <w:szCs w:val="21"/>
                <w:u w:val="single"/>
                <w:lang w:val="en-US" w:eastAsia="zh-CN" w:bidi="ar-SA"/>
              </w:rPr>
              <w:t>1000</w:t>
            </w:r>
            <w:r>
              <w:rPr>
                <w:rFonts w:hint="eastAsia" w:ascii="宋体" w:hAnsi="宋体" w:eastAsia="宋体" w:cs="宋体"/>
                <w:kern w:val="2"/>
                <w:sz w:val="21"/>
                <w:szCs w:val="21"/>
                <w:lang w:val="en-US" w:eastAsia="zh-CN" w:bidi="ar-SA"/>
              </w:rPr>
              <w:t>用户；</w:t>
            </w:r>
            <w:r>
              <w:rPr>
                <w:rFonts w:hint="eastAsia" w:ascii="宋体" w:hAnsi="宋体" w:eastAsia="宋体" w:cs="宋体"/>
                <w:sz w:val="21"/>
                <w:szCs w:val="21"/>
                <w:u w:val="single"/>
              </w:rPr>
              <w:t>单个生产节点永久</w:t>
            </w:r>
            <w:r>
              <w:rPr>
                <w:rFonts w:hint="eastAsia" w:ascii="宋体" w:hAnsi="宋体" w:eastAsia="宋体" w:cs="宋体"/>
                <w:sz w:val="21"/>
                <w:szCs w:val="21"/>
              </w:rPr>
              <w:t>商用授权；</w:t>
            </w:r>
            <w:r>
              <w:rPr>
                <w:rFonts w:hint="eastAsia" w:ascii="宋体" w:hAnsi="宋体" w:eastAsia="宋体" w:cs="宋体"/>
                <w:sz w:val="21"/>
                <w:szCs w:val="21"/>
                <w:u w:val="single"/>
              </w:rPr>
              <w:t>赠送2个测试环境License</w:t>
            </w:r>
            <w:r>
              <w:rPr>
                <w:rFonts w:hint="eastAsia" w:ascii="宋体" w:hAnsi="宋体" w:cs="宋体"/>
                <w:sz w:val="21"/>
                <w:szCs w:val="21"/>
                <w:u w:val="single"/>
                <w:lang w:eastAsia="zh-CN"/>
              </w:rPr>
              <w:t>。</w:t>
            </w:r>
          </w:p>
        </w:tc>
        <w:tc>
          <w:tcPr>
            <w:tcW w:w="657" w:type="dxa"/>
            <w:vAlign w:val="center"/>
          </w:tcPr>
          <w:p w14:paraId="70BB06C9">
            <w:pPr>
              <w:keepNext w:val="0"/>
              <w:keepLines w:val="0"/>
              <w:suppressLineNumbers w:val="0"/>
              <w:spacing w:before="0" w:beforeAutospacing="0" w:after="0" w:afterAutospacing="0" w:line="440" w:lineRule="exact"/>
              <w:ind w:left="0" w:leftChars="0" w:right="0" w:firstLine="0" w:firstLineChars="0"/>
              <w:jc w:val="center"/>
              <w:rPr>
                <w:rFonts w:hint="eastAsia" w:ascii="宋体" w:hAnsi="宋体" w:eastAsia="宋体" w:cs="宋体"/>
                <w:sz w:val="21"/>
                <w:szCs w:val="21"/>
                <w:lang w:eastAsia="zh-CN"/>
              </w:rPr>
            </w:pPr>
            <w:r>
              <w:rPr>
                <w:rFonts w:hint="eastAsia" w:ascii="宋体" w:hAnsi="宋体" w:cs="宋体"/>
                <w:sz w:val="21"/>
                <w:szCs w:val="21"/>
                <w:lang w:val="en-US" w:eastAsia="zh-CN"/>
              </w:rPr>
              <w:t>套</w:t>
            </w:r>
          </w:p>
        </w:tc>
        <w:tc>
          <w:tcPr>
            <w:tcW w:w="778" w:type="dxa"/>
            <w:vAlign w:val="center"/>
          </w:tcPr>
          <w:p w14:paraId="6CC94DCC">
            <w:pPr>
              <w:keepNext w:val="0"/>
              <w:keepLines w:val="0"/>
              <w:suppressLineNumbers w:val="0"/>
              <w:spacing w:before="0" w:beforeAutospacing="0" w:after="0" w:afterAutospacing="0" w:line="440" w:lineRule="exact"/>
              <w:ind w:left="0" w:leftChars="0" w:right="0" w:firstLine="0" w:firstLineChars="0"/>
              <w:jc w:val="center"/>
              <w:rPr>
                <w:rFonts w:hint="eastAsia" w:ascii="宋体" w:hAnsi="宋体" w:eastAsia="宋体" w:cs="宋体"/>
                <w:sz w:val="21"/>
                <w:szCs w:val="21"/>
                <w:lang w:eastAsia="zh-CN"/>
              </w:rPr>
            </w:pPr>
            <w:r>
              <w:rPr>
                <w:rFonts w:hint="eastAsia" w:ascii="宋体" w:hAnsi="宋体" w:cs="宋体"/>
                <w:sz w:val="21"/>
                <w:szCs w:val="21"/>
                <w:lang w:val="en-US" w:eastAsia="zh-CN"/>
              </w:rPr>
              <w:t>1</w:t>
            </w:r>
          </w:p>
        </w:tc>
        <w:tc>
          <w:tcPr>
            <w:tcW w:w="672" w:type="dxa"/>
            <w:shd w:val="clear" w:color="auto" w:fill="auto"/>
            <w:vAlign w:val="center"/>
          </w:tcPr>
          <w:p w14:paraId="303B123E">
            <w:pPr>
              <w:keepNext w:val="0"/>
              <w:keepLines w:val="0"/>
              <w:suppressLineNumbers w:val="0"/>
              <w:spacing w:before="0" w:beforeAutospacing="0" w:after="0" w:afterAutospacing="0" w:line="440" w:lineRule="exact"/>
              <w:ind w:left="0" w:leftChars="0" w:right="0" w:firstLine="0" w:firstLineChars="0"/>
              <w:jc w:val="right"/>
              <w:rPr>
                <w:rFonts w:hint="default" w:ascii="宋体" w:hAnsi="宋体" w:eastAsia="宋体" w:cs="宋体"/>
                <w:kern w:val="2"/>
                <w:sz w:val="21"/>
                <w:szCs w:val="21"/>
                <w:lang w:val="en-US" w:eastAsia="zh-CN" w:bidi="ar-SA"/>
              </w:rPr>
            </w:pPr>
            <w:r>
              <w:rPr>
                <w:rFonts w:hint="eastAsia" w:ascii="宋体" w:hAnsi="宋体" w:cs="宋体"/>
                <w:kern w:val="2"/>
                <w:sz w:val="21"/>
                <w:szCs w:val="21"/>
                <w:lang w:val="en-US" w:eastAsia="zh-CN" w:bidi="ar-SA"/>
              </w:rPr>
              <w:t>-</w:t>
            </w:r>
          </w:p>
        </w:tc>
        <w:tc>
          <w:tcPr>
            <w:tcW w:w="1527" w:type="dxa"/>
            <w:vAlign w:val="center"/>
          </w:tcPr>
          <w:p w14:paraId="1AB66F0C">
            <w:pPr>
              <w:keepNext w:val="0"/>
              <w:keepLines w:val="0"/>
              <w:suppressLineNumbers w:val="0"/>
              <w:spacing w:before="0" w:beforeAutospacing="0" w:after="0" w:afterAutospacing="0" w:line="440" w:lineRule="exact"/>
              <w:ind w:left="0" w:leftChars="0" w:right="0" w:firstLine="0" w:firstLineChars="0"/>
              <w:jc w:val="right"/>
              <w:rPr>
                <w:rFonts w:hint="eastAsia" w:ascii="宋体" w:hAnsi="宋体" w:eastAsia="宋体" w:cs="宋体"/>
                <w:sz w:val="21"/>
                <w:szCs w:val="21"/>
                <w:lang w:val="en-US" w:eastAsia="zh-CN"/>
              </w:rPr>
            </w:pPr>
          </w:p>
        </w:tc>
      </w:tr>
      <w:tr w14:paraId="52E6AAD8">
        <w:tc>
          <w:tcPr>
            <w:tcW w:w="641" w:type="dxa"/>
            <w:vAlign w:val="center"/>
          </w:tcPr>
          <w:p w14:paraId="05C49BD4">
            <w:pPr>
              <w:keepNext w:val="0"/>
              <w:keepLines w:val="0"/>
              <w:suppressLineNumbers w:val="0"/>
              <w:spacing w:before="0" w:beforeAutospacing="0" w:after="0" w:afterAutospacing="0" w:line="440" w:lineRule="exact"/>
              <w:ind w:left="0" w:leftChars="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3</w:t>
            </w:r>
          </w:p>
        </w:tc>
        <w:tc>
          <w:tcPr>
            <w:tcW w:w="1756" w:type="dxa"/>
            <w:vAlign w:val="center"/>
          </w:tcPr>
          <w:p w14:paraId="339468EF">
            <w:pPr>
              <w:keepNext w:val="0"/>
              <w:keepLines w:val="0"/>
              <w:suppressLineNumbers w:val="0"/>
              <w:spacing w:before="0" w:beforeAutospacing="0" w:after="0" w:afterAutospacing="0" w:line="440" w:lineRule="exact"/>
              <w:ind w:left="0" w:leftChars="0" w:right="0" w:firstLine="0" w:firstLineChars="0"/>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产品部署与培训服务</w:t>
            </w:r>
          </w:p>
        </w:tc>
        <w:tc>
          <w:tcPr>
            <w:tcW w:w="2626" w:type="dxa"/>
            <w:vAlign w:val="center"/>
          </w:tcPr>
          <w:p w14:paraId="60C276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0" w:leftChars="0" w:right="0" w:firstLine="0" w:firstLineChars="0"/>
              <w:jc w:val="left"/>
              <w:textAlignment w:val="auto"/>
              <w:rPr>
                <w:rFonts w:hint="eastAsia" w:ascii="宋体" w:hAnsi="宋体" w:eastAsia="宋体" w:cs="宋体"/>
                <w:b w:val="0"/>
                <w:i w:val="0"/>
                <w:strike w:val="0"/>
                <w:color w:val="auto"/>
                <w:sz w:val="21"/>
                <w:szCs w:val="21"/>
                <w:u w:val="none"/>
                <w:lang w:val="en-US"/>
              </w:rPr>
            </w:pPr>
            <w:r>
              <w:rPr>
                <w:rFonts w:hint="eastAsia" w:ascii="宋体" w:hAnsi="宋体" w:eastAsia="宋体" w:cs="宋体"/>
                <w:b w:val="0"/>
                <w:i w:val="0"/>
                <w:strike w:val="0"/>
                <w:color w:val="auto"/>
                <w:kern w:val="2"/>
                <w:sz w:val="21"/>
                <w:szCs w:val="21"/>
                <w:u w:val="none"/>
                <w:lang w:val="en-US" w:eastAsia="zh-CN" w:bidi="ar"/>
              </w:rPr>
              <w:t>1、系统部署：平台部署至客户现有生产环境并完成验证；</w:t>
            </w:r>
          </w:p>
          <w:p w14:paraId="704F257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auto"/>
              <w:ind w:left="210" w:right="0" w:rightChars="0" w:hanging="210" w:hangingChars="100"/>
              <w:jc w:val="left"/>
              <w:textAlignment w:val="auto"/>
              <w:rPr>
                <w:rFonts w:hint="eastAsia" w:ascii="宋体" w:hAnsi="宋体" w:eastAsia="宋体" w:cs="宋体"/>
                <w:sz w:val="21"/>
                <w:szCs w:val="21"/>
              </w:rPr>
            </w:pPr>
            <w:r>
              <w:rPr>
                <w:rFonts w:hint="eastAsia" w:ascii="宋体" w:hAnsi="宋体" w:eastAsia="宋体" w:cs="宋体"/>
                <w:b w:val="0"/>
                <w:i w:val="0"/>
                <w:strike w:val="0"/>
                <w:color w:val="auto"/>
                <w:kern w:val="2"/>
                <w:sz w:val="21"/>
                <w:szCs w:val="21"/>
                <w:u w:val="none"/>
                <w:lang w:val="en-US" w:eastAsia="zh-CN" w:bidi="ar"/>
              </w:rPr>
              <w:t>2、系统培训：</w:t>
            </w:r>
            <w:r>
              <w:rPr>
                <w:rFonts w:hint="eastAsia" w:ascii="宋体" w:hAnsi="宋体" w:eastAsia="宋体" w:cs="宋体"/>
                <w:b w:val="0"/>
                <w:i w:val="0"/>
                <w:strike w:val="0"/>
                <w:color w:val="auto"/>
                <w:kern w:val="2"/>
                <w:sz w:val="21"/>
                <w:szCs w:val="21"/>
                <w:u w:val="single"/>
                <w:lang w:val="en-US" w:eastAsia="zh-CN" w:bidi="ar"/>
              </w:rPr>
              <w:t xml:space="preserve">      </w:t>
            </w:r>
            <w:r>
              <w:rPr>
                <w:rFonts w:hint="eastAsia" w:ascii="宋体" w:hAnsi="宋体" w:eastAsia="宋体" w:cs="宋体"/>
                <w:b w:val="0"/>
                <w:i w:val="0"/>
                <w:strike w:val="0"/>
                <w:color w:val="auto"/>
                <w:kern w:val="2"/>
                <w:sz w:val="21"/>
                <w:szCs w:val="21"/>
                <w:u w:val="none"/>
                <w:lang w:val="en-US" w:eastAsia="zh-CN" w:bidi="ar"/>
              </w:rPr>
              <w:t>培训</w:t>
            </w:r>
          </w:p>
        </w:tc>
        <w:tc>
          <w:tcPr>
            <w:tcW w:w="657" w:type="dxa"/>
            <w:vAlign w:val="center"/>
          </w:tcPr>
          <w:p w14:paraId="53E1E4AA">
            <w:pPr>
              <w:keepNext w:val="0"/>
              <w:keepLines w:val="0"/>
              <w:suppressLineNumbers w:val="0"/>
              <w:spacing w:before="0" w:beforeAutospacing="0" w:after="0" w:afterAutospacing="0" w:line="440" w:lineRule="exact"/>
              <w:ind w:left="0" w:leftChars="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项</w:t>
            </w:r>
          </w:p>
        </w:tc>
        <w:tc>
          <w:tcPr>
            <w:tcW w:w="778" w:type="dxa"/>
            <w:vAlign w:val="center"/>
          </w:tcPr>
          <w:p w14:paraId="1CDC6A3D">
            <w:pPr>
              <w:keepNext w:val="0"/>
              <w:keepLines w:val="0"/>
              <w:suppressLineNumbers w:val="0"/>
              <w:spacing w:before="0" w:beforeAutospacing="0" w:after="0" w:afterAutospacing="0" w:line="440" w:lineRule="exact"/>
              <w:ind w:left="0" w:leftChars="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1</w:t>
            </w:r>
          </w:p>
        </w:tc>
        <w:tc>
          <w:tcPr>
            <w:tcW w:w="672" w:type="dxa"/>
            <w:shd w:val="clear" w:color="auto" w:fill="auto"/>
            <w:vAlign w:val="center"/>
          </w:tcPr>
          <w:p w14:paraId="6FCF53B0">
            <w:pPr>
              <w:keepNext w:val="0"/>
              <w:keepLines w:val="0"/>
              <w:suppressLineNumbers w:val="0"/>
              <w:spacing w:before="0" w:beforeAutospacing="0" w:after="0" w:afterAutospacing="0" w:line="440" w:lineRule="exact"/>
              <w:ind w:left="0" w:leftChars="0" w:right="0" w:firstLine="0" w:firstLineChars="0"/>
              <w:jc w:val="right"/>
              <w:rPr>
                <w:rFonts w:hint="eastAsia" w:ascii="宋体" w:hAnsi="宋体" w:eastAsia="宋体" w:cs="宋体"/>
                <w:kern w:val="2"/>
                <w:sz w:val="21"/>
                <w:szCs w:val="21"/>
                <w:lang w:val="en-US" w:eastAsia="zh-CN" w:bidi="ar-SA"/>
              </w:rPr>
            </w:pPr>
            <w:r>
              <w:rPr>
                <w:rFonts w:hint="eastAsia" w:ascii="宋体" w:hAnsi="宋体" w:cs="宋体"/>
                <w:kern w:val="2"/>
                <w:sz w:val="21"/>
                <w:szCs w:val="21"/>
                <w:lang w:val="en-US" w:eastAsia="zh-CN" w:bidi="ar-SA"/>
              </w:rPr>
              <w:t>6%</w:t>
            </w:r>
          </w:p>
        </w:tc>
        <w:tc>
          <w:tcPr>
            <w:tcW w:w="1527" w:type="dxa"/>
            <w:vAlign w:val="center"/>
          </w:tcPr>
          <w:p w14:paraId="7CF9E743">
            <w:pPr>
              <w:keepNext w:val="0"/>
              <w:keepLines w:val="0"/>
              <w:suppressLineNumbers w:val="0"/>
              <w:spacing w:before="0" w:beforeAutospacing="0" w:after="0" w:afterAutospacing="0" w:line="440" w:lineRule="exact"/>
              <w:ind w:left="0" w:leftChars="0" w:right="0" w:firstLine="0" w:firstLineChars="0"/>
              <w:jc w:val="right"/>
              <w:rPr>
                <w:rFonts w:hint="eastAsia" w:ascii="宋体" w:hAnsi="宋体" w:eastAsia="宋体" w:cs="宋体"/>
                <w:sz w:val="21"/>
                <w:szCs w:val="21"/>
              </w:rPr>
            </w:pPr>
          </w:p>
        </w:tc>
      </w:tr>
      <w:tr w14:paraId="3FF37575">
        <w:tc>
          <w:tcPr>
            <w:tcW w:w="641" w:type="dxa"/>
            <w:vAlign w:val="center"/>
          </w:tcPr>
          <w:p w14:paraId="3E369179">
            <w:pPr>
              <w:keepNext w:val="0"/>
              <w:keepLines w:val="0"/>
              <w:suppressLineNumbers w:val="0"/>
              <w:spacing w:before="0" w:beforeAutospacing="0" w:after="0" w:afterAutospacing="0" w:line="440" w:lineRule="exact"/>
              <w:ind w:left="0" w:leftChars="0" w:right="0" w:firstLine="0" w:firstLineChars="0"/>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4</w:t>
            </w:r>
          </w:p>
        </w:tc>
        <w:tc>
          <w:tcPr>
            <w:tcW w:w="1756" w:type="dxa"/>
            <w:vAlign w:val="center"/>
          </w:tcPr>
          <w:p w14:paraId="2A13C7F3">
            <w:pPr>
              <w:keepNext w:val="0"/>
              <w:keepLines w:val="0"/>
              <w:suppressLineNumbers w:val="0"/>
              <w:spacing w:before="0" w:beforeAutospacing="0" w:after="0" w:afterAutospacing="0" w:line="440" w:lineRule="exact"/>
              <w:ind w:left="0" w:leftChars="0" w:right="0" w:firstLine="0" w:firstLineChars="0"/>
              <w:jc w:val="left"/>
              <w:rPr>
                <w:rFonts w:hint="default" w:ascii="宋体" w:hAnsi="宋体" w:eastAsia="宋体" w:cs="宋体"/>
                <w:sz w:val="21"/>
                <w:szCs w:val="21"/>
                <w:lang w:val="en-US" w:eastAsia="zh-CN"/>
              </w:rPr>
            </w:pPr>
            <w:r>
              <w:rPr>
                <w:rFonts w:hint="eastAsia" w:ascii="宋体" w:hAnsi="宋体" w:cs="宋体"/>
                <w:sz w:val="21"/>
                <w:szCs w:val="21"/>
                <w:lang w:val="en-US" w:eastAsia="zh-CN"/>
              </w:rPr>
              <w:t>技术支持服务</w:t>
            </w:r>
          </w:p>
        </w:tc>
        <w:tc>
          <w:tcPr>
            <w:tcW w:w="2626" w:type="dxa"/>
            <w:vAlign w:val="center"/>
          </w:tcPr>
          <w:p w14:paraId="0F127B11">
            <w:pPr>
              <w:keepNext w:val="0"/>
              <w:keepLines w:val="0"/>
              <w:suppressLineNumbers w:val="0"/>
              <w:spacing w:before="0" w:beforeAutospacing="0" w:after="0" w:afterAutospacing="0" w:line="360" w:lineRule="auto"/>
              <w:ind w:left="0" w:leftChars="0" w:right="0" w:firstLine="0" w:firstLineChars="0"/>
              <w:jc w:val="left"/>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套餐</w:t>
            </w:r>
          </w:p>
        </w:tc>
        <w:tc>
          <w:tcPr>
            <w:tcW w:w="657" w:type="dxa"/>
            <w:vAlign w:val="center"/>
          </w:tcPr>
          <w:p w14:paraId="76BF4CA2">
            <w:pPr>
              <w:keepNext w:val="0"/>
              <w:keepLines w:val="0"/>
              <w:suppressLineNumbers w:val="0"/>
              <w:spacing w:before="0" w:beforeAutospacing="0" w:after="0" w:afterAutospacing="0" w:line="440" w:lineRule="exact"/>
              <w:ind w:left="0" w:leftChars="0" w:right="0" w:firstLine="0" w:firstLineChars="0"/>
              <w:jc w:val="both"/>
              <w:rPr>
                <w:rFonts w:hint="default" w:ascii="宋体" w:hAnsi="宋体" w:eastAsia="宋体" w:cs="宋体"/>
                <w:sz w:val="21"/>
                <w:szCs w:val="21"/>
                <w:lang w:val="en-US" w:eastAsia="zh-CN"/>
              </w:rPr>
            </w:pPr>
            <w:r>
              <w:rPr>
                <w:rFonts w:hint="eastAsia" w:ascii="宋体" w:hAnsi="宋体" w:cs="宋体"/>
                <w:sz w:val="21"/>
                <w:szCs w:val="21"/>
                <w:lang w:val="en-US" w:eastAsia="zh-CN"/>
              </w:rPr>
              <w:t>项</w:t>
            </w:r>
          </w:p>
        </w:tc>
        <w:tc>
          <w:tcPr>
            <w:tcW w:w="778" w:type="dxa"/>
            <w:vAlign w:val="center"/>
          </w:tcPr>
          <w:p w14:paraId="3FC6F623">
            <w:pPr>
              <w:keepNext w:val="0"/>
              <w:keepLines w:val="0"/>
              <w:suppressLineNumbers w:val="0"/>
              <w:spacing w:before="0" w:beforeAutospacing="0" w:after="0" w:afterAutospacing="0" w:line="440" w:lineRule="exact"/>
              <w:ind w:left="0" w:leftChars="0" w:right="0" w:firstLine="0" w:firstLineChars="0"/>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1</w:t>
            </w:r>
          </w:p>
        </w:tc>
        <w:tc>
          <w:tcPr>
            <w:tcW w:w="672" w:type="dxa"/>
            <w:shd w:val="clear" w:color="auto" w:fill="auto"/>
            <w:vAlign w:val="center"/>
          </w:tcPr>
          <w:p w14:paraId="75D86F18">
            <w:pPr>
              <w:keepNext w:val="0"/>
              <w:keepLines w:val="0"/>
              <w:suppressLineNumbers w:val="0"/>
              <w:spacing w:before="0" w:beforeAutospacing="0" w:after="0" w:afterAutospacing="0" w:line="440" w:lineRule="exact"/>
              <w:ind w:left="0" w:leftChars="0" w:right="0" w:firstLine="0" w:firstLineChars="0"/>
              <w:jc w:val="right"/>
              <w:rPr>
                <w:rFonts w:hint="default" w:ascii="宋体" w:hAnsi="宋体" w:eastAsia="宋体" w:cs="宋体"/>
                <w:kern w:val="2"/>
                <w:sz w:val="21"/>
                <w:szCs w:val="21"/>
                <w:lang w:val="en-US" w:eastAsia="zh-CN" w:bidi="ar-SA"/>
              </w:rPr>
            </w:pPr>
            <w:r>
              <w:rPr>
                <w:rFonts w:hint="eastAsia" w:ascii="宋体" w:hAnsi="宋体" w:cs="宋体"/>
                <w:kern w:val="2"/>
                <w:sz w:val="21"/>
                <w:szCs w:val="21"/>
                <w:lang w:val="en-US" w:eastAsia="zh-CN" w:bidi="ar-SA"/>
              </w:rPr>
              <w:t>6%</w:t>
            </w:r>
          </w:p>
        </w:tc>
        <w:tc>
          <w:tcPr>
            <w:tcW w:w="1527" w:type="dxa"/>
            <w:vAlign w:val="center"/>
          </w:tcPr>
          <w:p w14:paraId="78E0C210">
            <w:pPr>
              <w:keepNext w:val="0"/>
              <w:keepLines w:val="0"/>
              <w:suppressLineNumbers w:val="0"/>
              <w:spacing w:before="0" w:beforeAutospacing="0" w:after="0" w:afterAutospacing="0" w:line="440" w:lineRule="exact"/>
              <w:ind w:left="0" w:leftChars="0" w:right="0" w:firstLine="0" w:firstLineChars="0"/>
              <w:jc w:val="right"/>
              <w:rPr>
                <w:rFonts w:hint="eastAsia" w:ascii="宋体" w:hAnsi="宋体" w:eastAsia="宋体" w:cs="宋体"/>
                <w:sz w:val="21"/>
                <w:szCs w:val="21"/>
              </w:rPr>
            </w:pPr>
          </w:p>
        </w:tc>
      </w:tr>
      <w:tr w14:paraId="12BD2579">
        <w:tc>
          <w:tcPr>
            <w:tcW w:w="641" w:type="dxa"/>
            <w:vAlign w:val="center"/>
          </w:tcPr>
          <w:p w14:paraId="04252A60">
            <w:pPr>
              <w:keepNext w:val="0"/>
              <w:keepLines w:val="0"/>
              <w:suppressLineNumbers w:val="0"/>
              <w:spacing w:before="0" w:beforeAutospacing="0" w:after="0" w:afterAutospacing="0" w:line="440" w:lineRule="exact"/>
              <w:ind w:left="0" w:leftChars="0" w:right="0" w:firstLine="0" w:firstLineChars="0"/>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5</w:t>
            </w:r>
          </w:p>
        </w:tc>
        <w:tc>
          <w:tcPr>
            <w:tcW w:w="1756" w:type="dxa"/>
            <w:vAlign w:val="center"/>
          </w:tcPr>
          <w:p w14:paraId="1D00714E">
            <w:pPr>
              <w:keepNext w:val="0"/>
              <w:keepLines w:val="0"/>
              <w:suppressLineNumbers w:val="0"/>
              <w:spacing w:before="0" w:beforeAutospacing="0" w:after="0" w:afterAutospacing="0" w:line="440" w:lineRule="exact"/>
              <w:ind w:left="0" w:leftChars="0" w:right="0" w:firstLine="0" w:firstLineChars="0"/>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产品定制开发</w:t>
            </w:r>
          </w:p>
        </w:tc>
        <w:tc>
          <w:tcPr>
            <w:tcW w:w="2626" w:type="dxa"/>
            <w:vAlign w:val="center"/>
          </w:tcPr>
          <w:p w14:paraId="4306A168">
            <w:pPr>
              <w:keepNext w:val="0"/>
              <w:keepLines w:val="0"/>
              <w:suppressLineNumbers w:val="0"/>
              <w:spacing w:before="0" w:beforeAutospacing="0" w:after="0" w:afterAutospacing="0" w:line="360" w:lineRule="auto"/>
              <w:ind w:left="0" w:right="0"/>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按需写</w:t>
            </w:r>
          </w:p>
        </w:tc>
        <w:tc>
          <w:tcPr>
            <w:tcW w:w="657" w:type="dxa"/>
            <w:vAlign w:val="center"/>
          </w:tcPr>
          <w:p w14:paraId="2EF9A84D">
            <w:pPr>
              <w:keepNext w:val="0"/>
              <w:keepLines w:val="0"/>
              <w:suppressLineNumbers w:val="0"/>
              <w:spacing w:before="0" w:beforeAutospacing="0" w:after="0" w:afterAutospacing="0" w:line="440" w:lineRule="exact"/>
              <w:ind w:left="0" w:leftChars="0" w:right="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w:t>
            </w:r>
          </w:p>
        </w:tc>
        <w:tc>
          <w:tcPr>
            <w:tcW w:w="778" w:type="dxa"/>
            <w:vAlign w:val="center"/>
          </w:tcPr>
          <w:p w14:paraId="4FC5C1D0">
            <w:pPr>
              <w:keepNext w:val="0"/>
              <w:keepLines w:val="0"/>
              <w:suppressLineNumbers w:val="0"/>
              <w:spacing w:before="0" w:beforeAutospacing="0" w:after="0" w:afterAutospacing="0" w:line="440" w:lineRule="exact"/>
              <w:ind w:left="0" w:leftChars="0" w:right="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w:t>
            </w:r>
          </w:p>
        </w:tc>
        <w:tc>
          <w:tcPr>
            <w:tcW w:w="672" w:type="dxa"/>
            <w:shd w:val="clear" w:color="auto" w:fill="auto"/>
            <w:vAlign w:val="center"/>
          </w:tcPr>
          <w:p w14:paraId="5C8C5224">
            <w:pPr>
              <w:keepNext w:val="0"/>
              <w:keepLines w:val="0"/>
              <w:suppressLineNumbers w:val="0"/>
              <w:spacing w:before="0" w:beforeAutospacing="0" w:after="0" w:afterAutospacing="0" w:line="440" w:lineRule="exact"/>
              <w:ind w:left="0" w:leftChars="0" w:right="0" w:firstLine="0" w:firstLineChars="0"/>
              <w:jc w:val="right"/>
              <w:rPr>
                <w:rFonts w:hint="eastAsia" w:ascii="宋体" w:hAnsi="宋体" w:eastAsia="宋体" w:cs="宋体"/>
                <w:kern w:val="2"/>
                <w:sz w:val="21"/>
                <w:szCs w:val="21"/>
                <w:lang w:val="en-US" w:eastAsia="zh-CN" w:bidi="ar-SA"/>
              </w:rPr>
            </w:pPr>
            <w:r>
              <w:rPr>
                <w:rFonts w:hint="eastAsia" w:ascii="宋体" w:hAnsi="宋体" w:cs="宋体"/>
                <w:kern w:val="2"/>
                <w:sz w:val="21"/>
                <w:szCs w:val="21"/>
                <w:lang w:val="en-US" w:eastAsia="zh-CN" w:bidi="ar-SA"/>
              </w:rPr>
              <w:t>6%</w:t>
            </w:r>
          </w:p>
        </w:tc>
        <w:tc>
          <w:tcPr>
            <w:tcW w:w="1527" w:type="dxa"/>
            <w:vAlign w:val="center"/>
          </w:tcPr>
          <w:p w14:paraId="0B00F43C">
            <w:pPr>
              <w:keepNext w:val="0"/>
              <w:keepLines w:val="0"/>
              <w:suppressLineNumbers w:val="0"/>
              <w:spacing w:before="0" w:beforeAutospacing="0" w:after="0" w:afterAutospacing="0" w:line="440" w:lineRule="exact"/>
              <w:ind w:left="0" w:leftChars="0" w:right="0" w:firstLine="0" w:firstLineChars="0"/>
              <w:jc w:val="right"/>
              <w:rPr>
                <w:rFonts w:hint="eastAsia" w:ascii="宋体" w:hAnsi="宋体" w:eastAsia="宋体" w:cs="宋体"/>
                <w:sz w:val="21"/>
                <w:szCs w:val="21"/>
              </w:rPr>
            </w:pPr>
          </w:p>
        </w:tc>
      </w:tr>
      <w:tr w14:paraId="33258705">
        <w:tc>
          <w:tcPr>
            <w:tcW w:w="641" w:type="dxa"/>
            <w:vAlign w:val="center"/>
          </w:tcPr>
          <w:p w14:paraId="26735B9D">
            <w:pPr>
              <w:keepNext w:val="0"/>
              <w:keepLines w:val="0"/>
              <w:suppressLineNumbers w:val="0"/>
              <w:spacing w:before="0" w:beforeAutospacing="0" w:after="0" w:afterAutospacing="0" w:line="440" w:lineRule="exact"/>
              <w:ind w:left="0" w:leftChars="0" w:right="0" w:firstLine="0" w:firstLineChars="0"/>
              <w:jc w:val="center"/>
              <w:rPr>
                <w:rFonts w:hint="default" w:ascii="宋体" w:hAnsi="宋体" w:eastAsia="宋体" w:cs="宋体"/>
                <w:sz w:val="21"/>
                <w:szCs w:val="21"/>
                <w:lang w:val="en-US" w:eastAsia="zh-CN"/>
              </w:rPr>
            </w:pPr>
            <w:r>
              <w:rPr>
                <w:rFonts w:hint="eastAsia" w:ascii="宋体" w:hAnsi="宋体" w:cs="宋体"/>
                <w:sz w:val="21"/>
                <w:szCs w:val="21"/>
                <w:lang w:val="en-US" w:eastAsia="zh-CN"/>
              </w:rPr>
              <w:t>6</w:t>
            </w:r>
          </w:p>
        </w:tc>
        <w:tc>
          <w:tcPr>
            <w:tcW w:w="1756" w:type="dxa"/>
            <w:vAlign w:val="center"/>
          </w:tcPr>
          <w:p w14:paraId="18E5DF62">
            <w:pPr>
              <w:keepNext w:val="0"/>
              <w:keepLines w:val="0"/>
              <w:suppressLineNumbers w:val="0"/>
              <w:spacing w:before="0" w:beforeAutospacing="0" w:after="0" w:afterAutospacing="0" w:line="440" w:lineRule="exact"/>
              <w:ind w:left="0" w:leftChars="0" w:right="0" w:firstLine="0" w:firstLineChars="0"/>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AI场景技术服务</w:t>
            </w:r>
          </w:p>
        </w:tc>
        <w:tc>
          <w:tcPr>
            <w:tcW w:w="2626" w:type="dxa"/>
            <w:vAlign w:val="center"/>
          </w:tcPr>
          <w:p w14:paraId="2EB151C4">
            <w:pPr>
              <w:keepNext w:val="0"/>
              <w:keepLines w:val="0"/>
              <w:suppressLineNumbers w:val="0"/>
              <w:spacing w:before="0" w:beforeAutospacing="0" w:after="0" w:afterAutospacing="0" w:line="440" w:lineRule="exact"/>
              <w:ind w:left="0" w:right="0"/>
              <w:jc w:val="left"/>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按需写</w:t>
            </w:r>
          </w:p>
        </w:tc>
        <w:tc>
          <w:tcPr>
            <w:tcW w:w="657" w:type="dxa"/>
            <w:vAlign w:val="center"/>
          </w:tcPr>
          <w:p w14:paraId="0F3D9E59">
            <w:pPr>
              <w:keepNext w:val="0"/>
              <w:keepLines w:val="0"/>
              <w:suppressLineNumbers w:val="0"/>
              <w:spacing w:before="0" w:beforeAutospacing="0" w:after="0" w:afterAutospacing="0" w:line="440" w:lineRule="exact"/>
              <w:ind w:left="0" w:leftChars="0" w:right="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人天</w:t>
            </w:r>
          </w:p>
        </w:tc>
        <w:tc>
          <w:tcPr>
            <w:tcW w:w="778" w:type="dxa"/>
            <w:vAlign w:val="center"/>
          </w:tcPr>
          <w:p w14:paraId="14123EC1">
            <w:pPr>
              <w:keepNext w:val="0"/>
              <w:keepLines w:val="0"/>
              <w:suppressLineNumbers w:val="0"/>
              <w:spacing w:before="0" w:beforeAutospacing="0" w:after="0" w:afterAutospacing="0" w:line="440" w:lineRule="exact"/>
              <w:ind w:left="0" w:leftChars="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1</w:t>
            </w:r>
          </w:p>
        </w:tc>
        <w:tc>
          <w:tcPr>
            <w:tcW w:w="672" w:type="dxa"/>
            <w:shd w:val="clear" w:color="auto" w:fill="auto"/>
            <w:vAlign w:val="center"/>
          </w:tcPr>
          <w:p w14:paraId="78526A6C">
            <w:pPr>
              <w:keepNext w:val="0"/>
              <w:keepLines w:val="0"/>
              <w:suppressLineNumbers w:val="0"/>
              <w:spacing w:before="0" w:beforeAutospacing="0" w:after="0" w:afterAutospacing="0" w:line="440" w:lineRule="exact"/>
              <w:ind w:left="0" w:leftChars="0" w:right="0" w:firstLine="0" w:firstLineChars="0"/>
              <w:jc w:val="right"/>
              <w:rPr>
                <w:rFonts w:hint="eastAsia" w:ascii="宋体" w:hAnsi="宋体" w:eastAsia="宋体" w:cs="宋体"/>
                <w:kern w:val="2"/>
                <w:sz w:val="21"/>
                <w:szCs w:val="21"/>
                <w:lang w:val="en-US" w:eastAsia="zh-CN" w:bidi="ar-SA"/>
              </w:rPr>
            </w:pPr>
            <w:r>
              <w:rPr>
                <w:rFonts w:hint="eastAsia" w:ascii="宋体" w:hAnsi="宋体" w:cs="宋体"/>
                <w:kern w:val="2"/>
                <w:sz w:val="21"/>
                <w:szCs w:val="21"/>
                <w:lang w:val="en-US" w:eastAsia="zh-CN" w:bidi="ar-SA"/>
              </w:rPr>
              <w:t>6%</w:t>
            </w:r>
          </w:p>
        </w:tc>
        <w:tc>
          <w:tcPr>
            <w:tcW w:w="1527" w:type="dxa"/>
            <w:vAlign w:val="center"/>
          </w:tcPr>
          <w:p w14:paraId="75DCAABE">
            <w:pPr>
              <w:keepNext w:val="0"/>
              <w:keepLines w:val="0"/>
              <w:suppressLineNumbers w:val="0"/>
              <w:spacing w:before="0" w:beforeAutospacing="0" w:after="0" w:afterAutospacing="0" w:line="440" w:lineRule="exact"/>
              <w:ind w:left="0" w:leftChars="0" w:right="0" w:firstLine="0" w:firstLineChars="0"/>
              <w:jc w:val="right"/>
              <w:rPr>
                <w:rFonts w:hint="eastAsia" w:ascii="宋体" w:hAnsi="宋体" w:eastAsia="宋体" w:cs="宋体"/>
                <w:sz w:val="21"/>
                <w:szCs w:val="21"/>
              </w:rPr>
            </w:pPr>
          </w:p>
        </w:tc>
      </w:tr>
      <w:tr w14:paraId="75AA574E">
        <w:tc>
          <w:tcPr>
            <w:tcW w:w="8657" w:type="dxa"/>
            <w:gridSpan w:val="7"/>
            <w:vAlign w:val="center"/>
          </w:tcPr>
          <w:p w14:paraId="7469EF6E">
            <w:pPr>
              <w:keepNext w:val="0"/>
              <w:keepLines w:val="0"/>
              <w:suppressLineNumbers w:val="0"/>
              <w:spacing w:before="0" w:beforeAutospacing="0" w:after="0" w:afterAutospacing="0" w:line="440" w:lineRule="exact"/>
              <w:ind w:left="0" w:leftChars="0" w:right="0" w:firstLine="0" w:firstLineChars="0"/>
              <w:jc w:val="both"/>
              <w:rPr>
                <w:rFonts w:hint="eastAsia" w:ascii="宋体" w:hAnsi="宋体" w:eastAsia="宋体" w:cs="宋体"/>
                <w:sz w:val="21"/>
                <w:szCs w:val="21"/>
                <w:lang w:eastAsia="zh-CN"/>
              </w:rPr>
            </w:pPr>
            <w:r>
              <w:rPr>
                <w:rFonts w:hint="eastAsia" w:ascii="宋体" w:hAnsi="宋体" w:eastAsia="宋体" w:cs="宋体"/>
                <w:sz w:val="21"/>
                <w:szCs w:val="21"/>
              </w:rPr>
              <w:t>合同总价</w:t>
            </w:r>
            <w:r>
              <w:rPr>
                <w:rFonts w:hint="eastAsia" w:ascii="宋体" w:hAnsi="宋体" w:cs="宋体"/>
                <w:sz w:val="21"/>
                <w:szCs w:val="21"/>
                <w:lang w:eastAsia="zh-CN"/>
              </w:rPr>
              <w:t>：</w:t>
            </w:r>
            <w:r>
              <w:rPr>
                <w:rFonts w:hint="eastAsia" w:ascii="宋体" w:hAnsi="宋体" w:eastAsia="宋体" w:cs="宋体"/>
                <w:kern w:val="2"/>
                <w:sz w:val="21"/>
                <w:szCs w:val="21"/>
                <w:lang w:val="en-US" w:eastAsia="zh-CN" w:bidi="ar"/>
              </w:rPr>
              <w:t>人民币</w:t>
            </w:r>
            <w:r>
              <w:rPr>
                <w:rFonts w:hint="eastAsia" w:ascii="宋体" w:hAnsi="宋体" w:eastAsia="宋体" w:cs="宋体"/>
                <w:kern w:val="2"/>
                <w:sz w:val="21"/>
                <w:szCs w:val="21"/>
                <w:u w:val="single"/>
                <w:lang w:val="en-US" w:eastAsia="zh-CN" w:bidi="ar"/>
              </w:rPr>
              <w:t xml:space="preserve">              </w:t>
            </w:r>
            <w:r>
              <w:rPr>
                <w:rFonts w:hint="eastAsia" w:ascii="宋体" w:hAnsi="宋体" w:eastAsia="宋体" w:cs="宋体"/>
                <w:kern w:val="2"/>
                <w:sz w:val="21"/>
                <w:szCs w:val="21"/>
                <w:lang w:val="en-US" w:eastAsia="zh-CN" w:bidi="ar"/>
              </w:rPr>
              <w:t>元，小写</w:t>
            </w:r>
            <w:r>
              <w:rPr>
                <w:rFonts w:hint="eastAsia" w:ascii="宋体" w:hAnsi="宋体" w:eastAsia="宋体" w:cs="宋体"/>
                <w:kern w:val="2"/>
                <w:sz w:val="21"/>
                <w:szCs w:val="21"/>
                <w:u w:val="single"/>
                <w:lang w:val="en-US" w:eastAsia="zh-CN" w:bidi="ar"/>
              </w:rPr>
              <w:t xml:space="preserve"> ¥  </w:t>
            </w:r>
            <w:r>
              <w:rPr>
                <w:rFonts w:hint="eastAsia" w:ascii="宋体" w:hAnsi="宋体" w:cs="宋体"/>
                <w:kern w:val="2"/>
                <w:sz w:val="21"/>
                <w:szCs w:val="21"/>
                <w:u w:val="single"/>
                <w:lang w:val="en-US" w:eastAsia="zh-CN" w:bidi="ar"/>
              </w:rPr>
              <w:t xml:space="preserve">       </w:t>
            </w:r>
            <w:r>
              <w:rPr>
                <w:rFonts w:hint="eastAsia" w:ascii="宋体" w:hAnsi="宋体" w:eastAsia="宋体" w:cs="宋体"/>
                <w:kern w:val="2"/>
                <w:sz w:val="21"/>
                <w:szCs w:val="21"/>
                <w:u w:val="single"/>
                <w:lang w:val="en-US" w:eastAsia="zh-CN" w:bidi="ar"/>
              </w:rPr>
              <w:t xml:space="preserve">    </w:t>
            </w:r>
            <w:r>
              <w:rPr>
                <w:rFonts w:hint="eastAsia" w:ascii="宋体" w:hAnsi="宋体" w:eastAsia="宋体" w:cs="宋体"/>
                <w:kern w:val="2"/>
                <w:sz w:val="21"/>
                <w:szCs w:val="21"/>
                <w:u w:val="none"/>
                <w:lang w:val="en-US" w:eastAsia="zh-CN" w:bidi="ar"/>
              </w:rPr>
              <w:t>。</w:t>
            </w:r>
          </w:p>
        </w:tc>
      </w:tr>
    </w:tbl>
    <w:p w14:paraId="602562AE">
      <w:pPr>
        <w:pStyle w:val="43"/>
        <w:spacing w:before="0" w:after="120" w:line="360" w:lineRule="auto"/>
        <w:ind w:left="0" w:leftChars="0" w:firstLine="420" w:firstLineChars="200"/>
        <w:jc w:val="both"/>
        <w:rPr>
          <w:rFonts w:hint="eastAsia" w:ascii="黑体" w:eastAsia="黑体"/>
          <w:sz w:val="32"/>
          <w:szCs w:val="32"/>
        </w:rPr>
      </w:pPr>
      <w:r>
        <w:rPr>
          <w:rFonts w:ascii="Source Han Sans CN" w:hAnsi="Source Han Sans CN" w:eastAsia="宋体"/>
          <w:b w:val="0"/>
          <w:i w:val="0"/>
          <w:strike w:val="0"/>
          <w:color w:val="auto"/>
          <w:sz w:val="21"/>
          <w:szCs w:val="21"/>
          <w:u w:val="none"/>
        </w:rPr>
        <w:t>备注：1. 金额应明确是否含税；2. 现场服务、第三方资源及超出范围的工作须在备注中说明；3. 本表与正文约定不一致时，以双方最后签署的变更单为准。</w:t>
      </w:r>
    </w:p>
    <w:p w14:paraId="275EA441">
      <w:pPr>
        <w:rPr>
          <w:rFonts w:hint="eastAsia"/>
        </w:rPr>
      </w:pPr>
    </w:p>
    <w:p w14:paraId="576EEE52">
      <w:pPr>
        <w:pStyle w:val="18"/>
        <w:rPr>
          <w:rFonts w:hint="eastAsia" w:ascii="黑体" w:eastAsia="黑体"/>
        </w:rPr>
      </w:pPr>
      <w:r>
        <w:rPr>
          <w:rFonts w:hint="eastAsia" w:ascii="黑体" w:eastAsia="黑体"/>
          <w:sz w:val="32"/>
          <w:szCs w:val="32"/>
        </w:rPr>
        <w:t>附件</w:t>
      </w:r>
      <w:r>
        <w:rPr>
          <w:rFonts w:hint="eastAsia" w:ascii="黑体" w:eastAsia="黑体"/>
          <w:sz w:val="32"/>
          <w:szCs w:val="32"/>
          <w:lang w:val="en-US" w:eastAsia="zh-CN"/>
        </w:rPr>
        <w:t>二</w:t>
      </w:r>
      <w:r>
        <w:rPr>
          <w:rFonts w:hint="eastAsia" w:ascii="黑体" w:eastAsia="黑体"/>
          <w:sz w:val="32"/>
          <w:szCs w:val="32"/>
          <w:lang w:eastAsia="zh-CN"/>
        </w:rPr>
        <w:t>：</w:t>
      </w:r>
      <w:r>
        <w:rPr>
          <w:rFonts w:hint="eastAsia" w:ascii="黑体" w:eastAsia="黑体"/>
        </w:rPr>
        <w:t>产品</w:t>
      </w:r>
      <w:r>
        <w:rPr>
          <w:rFonts w:hint="eastAsia" w:ascii="黑体" w:eastAsia="黑体"/>
          <w:lang w:val="en-US" w:eastAsia="zh-CN"/>
        </w:rPr>
        <w:t>功能、技术服务</w:t>
      </w:r>
      <w:r>
        <w:rPr>
          <w:rFonts w:hint="eastAsia" w:ascii="黑体" w:eastAsia="黑体"/>
        </w:rPr>
        <w:t>清单</w:t>
      </w:r>
    </w:p>
    <w:p w14:paraId="58A903DE"/>
    <w:tbl>
      <w:tblPr>
        <w:tblStyle w:val="20"/>
        <w:tblW w:w="9259" w:type="dxa"/>
        <w:tblInd w:w="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71"/>
        <w:gridCol w:w="3946"/>
        <w:gridCol w:w="1741"/>
        <w:gridCol w:w="1801"/>
      </w:tblGrid>
      <w:tr w14:paraId="1928E77B">
        <w:tc>
          <w:tcPr>
            <w:tcW w:w="1771" w:type="dxa"/>
          </w:tcPr>
          <w:p w14:paraId="02AA3A57">
            <w:pPr>
              <w:keepNext w:val="0"/>
              <w:keepLines w:val="0"/>
              <w:suppressLineNumbers w:val="0"/>
              <w:spacing w:before="0" w:beforeAutospacing="0" w:after="0" w:afterAutospacing="0" w:line="440" w:lineRule="exact"/>
              <w:ind w:left="0" w:leftChars="0" w:right="0" w:firstLine="0" w:firstLineChars="0"/>
              <w:jc w:val="both"/>
              <w:rPr>
                <w:rFonts w:hint="default" w:ascii="宋体" w:hAnsi="宋体" w:eastAsia="宋体" w:cs="宋体"/>
                <w:sz w:val="21"/>
                <w:szCs w:val="21"/>
                <w:lang w:val="en-US" w:eastAsia="zh-CN"/>
              </w:rPr>
            </w:pPr>
            <w:r>
              <w:rPr>
                <w:rFonts w:hint="eastAsia" w:ascii="宋体" w:hAnsi="宋体" w:cs="宋体"/>
                <w:sz w:val="21"/>
                <w:szCs w:val="21"/>
                <w:lang w:val="en-US" w:eastAsia="zh-CN"/>
              </w:rPr>
              <w:t>服务</w:t>
            </w:r>
            <w:r>
              <w:rPr>
                <w:rFonts w:hint="eastAsia" w:ascii="宋体" w:hAnsi="宋体" w:eastAsia="宋体" w:cs="宋体"/>
                <w:sz w:val="21"/>
                <w:szCs w:val="21"/>
                <w:lang w:val="en-US" w:eastAsia="zh-CN"/>
              </w:rPr>
              <w:t>模块/需求</w:t>
            </w:r>
          </w:p>
        </w:tc>
        <w:tc>
          <w:tcPr>
            <w:tcW w:w="3946" w:type="dxa"/>
          </w:tcPr>
          <w:p w14:paraId="0203DB11">
            <w:pPr>
              <w:keepNext w:val="0"/>
              <w:keepLines w:val="0"/>
              <w:suppressLineNumbers w:val="0"/>
              <w:spacing w:before="0" w:beforeAutospacing="0" w:after="0" w:afterAutospacing="0" w:line="440" w:lineRule="exact"/>
              <w:ind w:left="0" w:leftChars="0" w:right="0" w:firstLine="0" w:firstLineChars="0"/>
              <w:jc w:val="both"/>
              <w:rPr>
                <w:rFonts w:hint="default" w:ascii="宋体" w:hAnsi="宋体" w:eastAsia="宋体" w:cs="宋体"/>
                <w:sz w:val="21"/>
                <w:szCs w:val="21"/>
                <w:lang w:val="en-US" w:eastAsia="zh-CN"/>
              </w:rPr>
            </w:pPr>
            <w:r>
              <w:rPr>
                <w:rFonts w:hint="eastAsia" w:ascii="宋体" w:hAnsi="宋体" w:eastAsia="宋体" w:cs="宋体"/>
                <w:sz w:val="21"/>
                <w:szCs w:val="21"/>
                <w:lang w:val="en-US" w:eastAsia="zh-CN"/>
              </w:rPr>
              <w:t>功能点/描述</w:t>
            </w:r>
          </w:p>
        </w:tc>
        <w:tc>
          <w:tcPr>
            <w:tcW w:w="1741" w:type="dxa"/>
            <w:vAlign w:val="center"/>
          </w:tcPr>
          <w:p w14:paraId="37360F60">
            <w:pPr>
              <w:keepNext w:val="0"/>
              <w:keepLines w:val="0"/>
              <w:suppressLineNumbers w:val="0"/>
              <w:spacing w:before="0" w:beforeAutospacing="0" w:after="0" w:afterAutospacing="0" w:line="440" w:lineRule="exact"/>
              <w:ind w:left="0" w:leftChars="0" w:right="0" w:firstLine="0"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交付物</w:t>
            </w:r>
          </w:p>
        </w:tc>
        <w:tc>
          <w:tcPr>
            <w:tcW w:w="1801" w:type="dxa"/>
            <w:vAlign w:val="center"/>
          </w:tcPr>
          <w:p w14:paraId="20DE4751">
            <w:pPr>
              <w:keepNext w:val="0"/>
              <w:keepLines w:val="0"/>
              <w:suppressLineNumbers w:val="0"/>
              <w:spacing w:before="0" w:beforeAutospacing="0" w:after="0" w:afterAutospacing="0" w:line="440" w:lineRule="exact"/>
              <w:ind w:left="0" w:leftChars="0" w:right="0" w:firstLine="0" w:firstLineChars="0"/>
              <w:jc w:val="both"/>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验收标准/备注</w:t>
            </w:r>
          </w:p>
        </w:tc>
      </w:tr>
      <w:tr w14:paraId="6C7093E7">
        <w:tc>
          <w:tcPr>
            <w:tcW w:w="1771" w:type="dxa"/>
            <w:vAlign w:val="center"/>
          </w:tcPr>
          <w:p w14:paraId="47F12BEA">
            <w:pPr>
              <w:keepNext w:val="0"/>
              <w:keepLines w:val="0"/>
              <w:suppressLineNumbers w:val="0"/>
              <w:spacing w:before="0" w:beforeAutospacing="0" w:after="0" w:afterAutospacing="0" w:line="440" w:lineRule="exact"/>
              <w:ind w:left="0" w:leftChars="0" w:right="0" w:firstLine="0" w:firstLineChars="0"/>
              <w:jc w:val="left"/>
              <w:rPr>
                <w:rFonts w:hint="default" w:ascii="宋体" w:hAnsi="宋体" w:eastAsia="宋体" w:cs="宋体"/>
                <w:sz w:val="21"/>
                <w:szCs w:val="21"/>
                <w:lang w:val="en-US" w:eastAsia="zh-CN"/>
              </w:rPr>
            </w:pPr>
          </w:p>
        </w:tc>
        <w:tc>
          <w:tcPr>
            <w:tcW w:w="3946" w:type="dxa"/>
            <w:vAlign w:val="center"/>
          </w:tcPr>
          <w:p w14:paraId="1B543EF1">
            <w:pPr>
              <w:keepNext w:val="0"/>
              <w:keepLines w:val="0"/>
              <w:suppressLineNumbers w:val="0"/>
              <w:spacing w:before="0" w:beforeAutospacing="0" w:after="0" w:afterAutospacing="0" w:line="440" w:lineRule="exact"/>
              <w:ind w:left="0" w:leftChars="0" w:right="0" w:firstLine="0" w:firstLineChars="0"/>
              <w:jc w:val="center"/>
              <w:rPr>
                <w:rFonts w:hint="eastAsia" w:ascii="宋体" w:hAnsi="宋体" w:eastAsia="宋体" w:cs="宋体"/>
                <w:sz w:val="21"/>
                <w:szCs w:val="21"/>
              </w:rPr>
            </w:pPr>
          </w:p>
        </w:tc>
        <w:tc>
          <w:tcPr>
            <w:tcW w:w="1741" w:type="dxa"/>
            <w:vAlign w:val="center"/>
          </w:tcPr>
          <w:p w14:paraId="74B0DB61">
            <w:pPr>
              <w:keepNext w:val="0"/>
              <w:keepLines w:val="0"/>
              <w:suppressLineNumbers w:val="0"/>
              <w:spacing w:before="0" w:beforeAutospacing="0" w:after="0" w:afterAutospacing="0" w:line="440" w:lineRule="exact"/>
              <w:ind w:left="0" w:leftChars="0" w:right="0" w:firstLine="0" w:firstLineChars="0"/>
              <w:jc w:val="right"/>
              <w:rPr>
                <w:rFonts w:hint="eastAsia" w:ascii="宋体" w:hAnsi="宋体" w:eastAsia="宋体" w:cs="宋体"/>
                <w:sz w:val="21"/>
                <w:szCs w:val="21"/>
              </w:rPr>
            </w:pPr>
          </w:p>
        </w:tc>
        <w:tc>
          <w:tcPr>
            <w:tcW w:w="1801" w:type="dxa"/>
            <w:vAlign w:val="center"/>
          </w:tcPr>
          <w:p w14:paraId="55705075">
            <w:pPr>
              <w:keepNext w:val="0"/>
              <w:keepLines w:val="0"/>
              <w:suppressLineNumbers w:val="0"/>
              <w:spacing w:before="0" w:beforeAutospacing="0" w:after="0" w:afterAutospacing="0" w:line="440" w:lineRule="exact"/>
              <w:ind w:left="0" w:leftChars="0" w:right="0" w:firstLine="0" w:firstLineChars="0"/>
              <w:jc w:val="right"/>
              <w:rPr>
                <w:rFonts w:hint="eastAsia" w:ascii="宋体" w:hAnsi="宋体" w:eastAsia="宋体" w:cs="宋体"/>
                <w:sz w:val="21"/>
                <w:szCs w:val="21"/>
              </w:rPr>
            </w:pPr>
          </w:p>
        </w:tc>
      </w:tr>
      <w:tr w14:paraId="02AD565E">
        <w:tc>
          <w:tcPr>
            <w:tcW w:w="1771" w:type="dxa"/>
            <w:vAlign w:val="center"/>
          </w:tcPr>
          <w:p w14:paraId="13B31DE7">
            <w:pPr>
              <w:keepNext w:val="0"/>
              <w:keepLines w:val="0"/>
              <w:suppressLineNumbers w:val="0"/>
              <w:spacing w:before="0" w:beforeAutospacing="0" w:after="0" w:afterAutospacing="0" w:line="440" w:lineRule="exact"/>
              <w:ind w:left="0" w:leftChars="0" w:right="0" w:firstLine="0" w:firstLineChars="0"/>
              <w:jc w:val="left"/>
              <w:rPr>
                <w:rFonts w:hint="default" w:ascii="宋体" w:hAnsi="宋体" w:eastAsia="宋体" w:cs="宋体"/>
                <w:sz w:val="21"/>
                <w:szCs w:val="21"/>
                <w:lang w:val="en-US" w:eastAsia="zh-CN"/>
              </w:rPr>
            </w:pPr>
          </w:p>
        </w:tc>
        <w:tc>
          <w:tcPr>
            <w:tcW w:w="3946" w:type="dxa"/>
            <w:vAlign w:val="center"/>
          </w:tcPr>
          <w:p w14:paraId="20E89686">
            <w:pPr>
              <w:keepNext w:val="0"/>
              <w:keepLines w:val="0"/>
              <w:suppressLineNumbers w:val="0"/>
              <w:spacing w:before="0" w:beforeAutospacing="0" w:after="0" w:afterAutospacing="0" w:line="440" w:lineRule="exact"/>
              <w:ind w:left="0" w:leftChars="0" w:right="0" w:firstLine="0" w:firstLineChars="0"/>
              <w:jc w:val="center"/>
              <w:rPr>
                <w:rFonts w:hint="eastAsia" w:ascii="宋体" w:hAnsi="宋体" w:eastAsia="宋体" w:cs="宋体"/>
                <w:sz w:val="21"/>
                <w:szCs w:val="21"/>
                <w:lang w:eastAsia="zh-CN"/>
              </w:rPr>
            </w:pPr>
          </w:p>
        </w:tc>
        <w:tc>
          <w:tcPr>
            <w:tcW w:w="1741" w:type="dxa"/>
            <w:vAlign w:val="center"/>
          </w:tcPr>
          <w:p w14:paraId="53D64EDA">
            <w:pPr>
              <w:keepNext w:val="0"/>
              <w:keepLines w:val="0"/>
              <w:suppressLineNumbers w:val="0"/>
              <w:spacing w:before="0" w:beforeAutospacing="0" w:after="0" w:afterAutospacing="0" w:line="440" w:lineRule="exact"/>
              <w:ind w:left="0" w:leftChars="0" w:right="0" w:firstLine="0" w:firstLineChars="0"/>
              <w:jc w:val="right"/>
              <w:rPr>
                <w:rFonts w:hint="eastAsia" w:ascii="宋体" w:hAnsi="宋体" w:eastAsia="宋体" w:cs="宋体"/>
                <w:sz w:val="21"/>
                <w:szCs w:val="21"/>
              </w:rPr>
            </w:pPr>
          </w:p>
        </w:tc>
        <w:tc>
          <w:tcPr>
            <w:tcW w:w="1801" w:type="dxa"/>
            <w:vAlign w:val="center"/>
          </w:tcPr>
          <w:p w14:paraId="3ADB937E">
            <w:pPr>
              <w:keepNext w:val="0"/>
              <w:keepLines w:val="0"/>
              <w:suppressLineNumbers w:val="0"/>
              <w:spacing w:before="0" w:beforeAutospacing="0" w:after="0" w:afterAutospacing="0" w:line="440" w:lineRule="exact"/>
              <w:ind w:left="0" w:leftChars="0" w:right="0" w:firstLine="0" w:firstLineChars="0"/>
              <w:jc w:val="right"/>
              <w:rPr>
                <w:rFonts w:hint="eastAsia" w:ascii="宋体" w:hAnsi="宋体" w:eastAsia="宋体" w:cs="宋体"/>
                <w:sz w:val="21"/>
                <w:szCs w:val="21"/>
              </w:rPr>
            </w:pPr>
          </w:p>
        </w:tc>
      </w:tr>
      <w:tr w14:paraId="0D279830">
        <w:tc>
          <w:tcPr>
            <w:tcW w:w="1771" w:type="dxa"/>
            <w:vAlign w:val="center"/>
          </w:tcPr>
          <w:p w14:paraId="040E4FFB">
            <w:pPr>
              <w:keepNext w:val="0"/>
              <w:keepLines w:val="0"/>
              <w:suppressLineNumbers w:val="0"/>
              <w:spacing w:before="0" w:beforeAutospacing="0" w:after="0" w:afterAutospacing="0" w:line="440" w:lineRule="exact"/>
              <w:ind w:left="0" w:leftChars="0" w:right="0" w:firstLine="0" w:firstLineChars="0"/>
              <w:jc w:val="left"/>
              <w:rPr>
                <w:rFonts w:hint="eastAsia" w:ascii="宋体" w:hAnsi="宋体" w:eastAsia="宋体" w:cs="宋体"/>
                <w:sz w:val="21"/>
                <w:szCs w:val="21"/>
                <w:lang w:val="en-US" w:eastAsia="zh-CN"/>
              </w:rPr>
            </w:pPr>
          </w:p>
        </w:tc>
        <w:tc>
          <w:tcPr>
            <w:tcW w:w="3946" w:type="dxa"/>
            <w:vAlign w:val="center"/>
          </w:tcPr>
          <w:p w14:paraId="01EB3A3B">
            <w:pPr>
              <w:keepNext w:val="0"/>
              <w:keepLines w:val="0"/>
              <w:suppressLineNumbers w:val="0"/>
              <w:spacing w:before="0" w:beforeAutospacing="0" w:after="0" w:afterAutospacing="0" w:line="440" w:lineRule="exact"/>
              <w:ind w:left="0" w:leftChars="0" w:right="0" w:firstLine="0" w:firstLineChars="0"/>
              <w:jc w:val="center"/>
              <w:rPr>
                <w:rFonts w:hint="eastAsia" w:ascii="宋体" w:hAnsi="宋体" w:eastAsia="宋体" w:cs="宋体"/>
                <w:sz w:val="21"/>
                <w:szCs w:val="21"/>
              </w:rPr>
            </w:pPr>
          </w:p>
        </w:tc>
        <w:tc>
          <w:tcPr>
            <w:tcW w:w="1741" w:type="dxa"/>
            <w:vAlign w:val="center"/>
          </w:tcPr>
          <w:p w14:paraId="3F18B465">
            <w:pPr>
              <w:keepNext w:val="0"/>
              <w:keepLines w:val="0"/>
              <w:suppressLineNumbers w:val="0"/>
              <w:spacing w:before="0" w:beforeAutospacing="0" w:after="0" w:afterAutospacing="0" w:line="440" w:lineRule="exact"/>
              <w:ind w:left="0" w:leftChars="0" w:right="0" w:firstLine="0" w:firstLineChars="0"/>
              <w:jc w:val="right"/>
              <w:rPr>
                <w:rFonts w:hint="eastAsia" w:ascii="宋体" w:hAnsi="宋体" w:eastAsia="宋体" w:cs="宋体"/>
                <w:sz w:val="21"/>
                <w:szCs w:val="21"/>
              </w:rPr>
            </w:pPr>
          </w:p>
        </w:tc>
        <w:tc>
          <w:tcPr>
            <w:tcW w:w="1801" w:type="dxa"/>
            <w:vAlign w:val="center"/>
          </w:tcPr>
          <w:p w14:paraId="428C4431">
            <w:pPr>
              <w:keepNext w:val="0"/>
              <w:keepLines w:val="0"/>
              <w:suppressLineNumbers w:val="0"/>
              <w:spacing w:before="0" w:beforeAutospacing="0" w:after="0" w:afterAutospacing="0" w:line="440" w:lineRule="exact"/>
              <w:ind w:left="0" w:leftChars="0" w:right="0" w:firstLine="0" w:firstLineChars="0"/>
              <w:jc w:val="right"/>
              <w:rPr>
                <w:rFonts w:hint="eastAsia" w:ascii="宋体" w:hAnsi="宋体" w:eastAsia="宋体" w:cs="宋体"/>
                <w:sz w:val="21"/>
                <w:szCs w:val="21"/>
              </w:rPr>
            </w:pPr>
          </w:p>
        </w:tc>
      </w:tr>
      <w:tr w14:paraId="1BDF03D5">
        <w:tc>
          <w:tcPr>
            <w:tcW w:w="1771" w:type="dxa"/>
            <w:vAlign w:val="center"/>
          </w:tcPr>
          <w:p w14:paraId="3F25A9ED">
            <w:pPr>
              <w:keepNext w:val="0"/>
              <w:keepLines w:val="0"/>
              <w:suppressLineNumbers w:val="0"/>
              <w:spacing w:before="0" w:beforeAutospacing="0" w:after="0" w:afterAutospacing="0" w:line="440" w:lineRule="exact"/>
              <w:ind w:left="0" w:leftChars="0" w:right="0" w:firstLine="0" w:firstLineChars="0"/>
              <w:jc w:val="left"/>
              <w:rPr>
                <w:rFonts w:hint="eastAsia" w:ascii="宋体" w:hAnsi="宋体" w:eastAsia="宋体" w:cs="宋体"/>
                <w:sz w:val="21"/>
                <w:szCs w:val="21"/>
              </w:rPr>
            </w:pPr>
          </w:p>
        </w:tc>
        <w:tc>
          <w:tcPr>
            <w:tcW w:w="3946" w:type="dxa"/>
            <w:vAlign w:val="center"/>
          </w:tcPr>
          <w:p w14:paraId="0B90A4B1">
            <w:pPr>
              <w:keepNext w:val="0"/>
              <w:keepLines w:val="0"/>
              <w:suppressLineNumbers w:val="0"/>
              <w:spacing w:before="0" w:beforeAutospacing="0" w:after="0" w:afterAutospacing="0" w:line="440" w:lineRule="exact"/>
              <w:ind w:left="0" w:leftChars="0" w:right="0" w:firstLine="0" w:firstLineChars="0"/>
              <w:jc w:val="center"/>
              <w:rPr>
                <w:rFonts w:hint="eastAsia" w:ascii="宋体" w:hAnsi="宋体" w:eastAsia="宋体" w:cs="宋体"/>
                <w:sz w:val="21"/>
                <w:szCs w:val="21"/>
              </w:rPr>
            </w:pPr>
          </w:p>
        </w:tc>
        <w:tc>
          <w:tcPr>
            <w:tcW w:w="1741" w:type="dxa"/>
            <w:vAlign w:val="center"/>
          </w:tcPr>
          <w:p w14:paraId="29D64C2B">
            <w:pPr>
              <w:keepNext w:val="0"/>
              <w:keepLines w:val="0"/>
              <w:suppressLineNumbers w:val="0"/>
              <w:spacing w:before="0" w:beforeAutospacing="0" w:after="0" w:afterAutospacing="0" w:line="440" w:lineRule="exact"/>
              <w:ind w:left="0" w:leftChars="0" w:right="0" w:firstLine="0" w:firstLineChars="0"/>
              <w:jc w:val="right"/>
              <w:rPr>
                <w:rFonts w:hint="eastAsia" w:ascii="宋体" w:hAnsi="宋体" w:eastAsia="宋体" w:cs="宋体"/>
                <w:sz w:val="21"/>
                <w:szCs w:val="21"/>
              </w:rPr>
            </w:pPr>
          </w:p>
        </w:tc>
        <w:tc>
          <w:tcPr>
            <w:tcW w:w="1801" w:type="dxa"/>
            <w:vAlign w:val="center"/>
          </w:tcPr>
          <w:p w14:paraId="06BFD738">
            <w:pPr>
              <w:keepNext w:val="0"/>
              <w:keepLines w:val="0"/>
              <w:suppressLineNumbers w:val="0"/>
              <w:spacing w:before="0" w:beforeAutospacing="0" w:after="0" w:afterAutospacing="0" w:line="440" w:lineRule="exact"/>
              <w:ind w:left="0" w:leftChars="0" w:right="0" w:firstLine="0" w:firstLineChars="0"/>
              <w:jc w:val="right"/>
              <w:rPr>
                <w:rFonts w:hint="eastAsia" w:ascii="宋体" w:hAnsi="宋体" w:eastAsia="宋体" w:cs="宋体"/>
                <w:sz w:val="21"/>
                <w:szCs w:val="21"/>
              </w:rPr>
            </w:pPr>
          </w:p>
        </w:tc>
      </w:tr>
    </w:tbl>
    <w:p w14:paraId="7DFED8F2">
      <w:pPr>
        <w:pStyle w:val="43"/>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left"/>
        <w:textAlignment w:val="auto"/>
        <w:rPr>
          <w:rFonts w:eastAsia="宋体"/>
          <w:b w:val="0"/>
          <w:i w:val="0"/>
          <w:strike w:val="0"/>
          <w:color w:val="auto"/>
          <w:sz w:val="24"/>
          <w:u w:val="none"/>
        </w:rPr>
      </w:pPr>
      <w:r>
        <w:rPr>
          <w:rFonts w:ascii="Source Han Sans CN" w:hAnsi="Source Han Sans CN" w:eastAsia="宋体"/>
          <w:b w:val="0"/>
          <w:i w:val="0"/>
          <w:strike w:val="0"/>
          <w:color w:val="auto"/>
          <w:sz w:val="24"/>
          <w:u w:val="none"/>
        </w:rPr>
        <w:t>项目负责人及确认方式：甲方负责人______________；乙方负责人______________；日常确认渠道：□邮件  □工单  □项目管理工具  □其他：________________。</w:t>
      </w:r>
    </w:p>
    <w:p w14:paraId="030D83EB">
      <w:pPr>
        <w:pStyle w:val="43"/>
        <w:keepNext w:val="0"/>
        <w:keepLines w:val="0"/>
        <w:pageBreakBefore w:val="0"/>
        <w:widowControl/>
        <w:kinsoku/>
        <w:wordWrap/>
        <w:overflowPunct/>
        <w:topLinePunct w:val="0"/>
        <w:autoSpaceDE/>
        <w:autoSpaceDN/>
        <w:bidi w:val="0"/>
        <w:adjustRightInd/>
        <w:snapToGrid/>
        <w:spacing w:before="0" w:after="0" w:line="360" w:lineRule="auto"/>
        <w:ind w:firstLine="480" w:firstLineChars="200"/>
        <w:jc w:val="left"/>
        <w:textAlignment w:val="auto"/>
        <w:rPr>
          <w:rFonts w:eastAsia="宋体"/>
          <w:b w:val="0"/>
          <w:i w:val="0"/>
          <w:strike w:val="0"/>
          <w:color w:val="auto"/>
          <w:sz w:val="24"/>
          <w:u w:val="none"/>
        </w:rPr>
      </w:pPr>
      <w:r>
        <w:rPr>
          <w:rFonts w:ascii="Source Han Sans CN" w:hAnsi="Source Han Sans CN" w:eastAsia="宋体"/>
          <w:b w:val="0"/>
          <w:i w:val="0"/>
          <w:strike w:val="0"/>
          <w:color w:val="auto"/>
          <w:sz w:val="24"/>
          <w:u w:val="none"/>
        </w:rPr>
        <w:t>本附件经双方授权代表签署后生效，与本合同正文具有同等法律效力。</w:t>
      </w:r>
    </w:p>
    <w:p w14:paraId="48D41C35">
      <w:pPr>
        <w:pStyle w:val="18"/>
      </w:pPr>
      <w:r>
        <w:rPr>
          <w:rFonts w:hint="eastAsia" w:ascii="黑体" w:eastAsia="黑体"/>
          <w:sz w:val="32"/>
          <w:szCs w:val="32"/>
          <w:lang w:val="en-US" w:eastAsia="zh-CN"/>
        </w:rPr>
        <w:t>附件三：项目验收单</w:t>
      </w:r>
    </w:p>
    <w:tbl>
      <w:tblPr>
        <w:tblStyle w:val="20"/>
        <w:tblW w:w="10038"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108" w:type="dxa"/>
          <w:bottom w:w="0" w:type="dxa"/>
          <w:right w:w="108" w:type="dxa"/>
        </w:tblCellMar>
      </w:tblPr>
      <w:tblGrid>
        <w:gridCol w:w="1434"/>
        <w:gridCol w:w="2868"/>
        <w:gridCol w:w="717"/>
        <w:gridCol w:w="717"/>
        <w:gridCol w:w="1434"/>
        <w:gridCol w:w="1434"/>
        <w:gridCol w:w="1434"/>
      </w:tblGrid>
      <w:tr w14:paraId="5E58FA3A">
        <w:trPr>
          <w:trHeight w:val="482" w:hRule="atLeast"/>
          <w:jc w:val="center"/>
        </w:trPr>
        <w:tc>
          <w:tcPr>
            <w:tcW w:w="1434" w:type="dxa"/>
            <w:tcMar>
              <w:top w:w="80" w:type="dxa"/>
              <w:left w:w="90" w:type="dxa"/>
              <w:bottom w:w="80" w:type="dxa"/>
              <w:right w:w="90" w:type="dxa"/>
            </w:tcMar>
            <w:vAlign w:val="center"/>
          </w:tcPr>
          <w:p w14:paraId="12298C80">
            <w:pPr>
              <w:keepNext w:val="0"/>
              <w:keepLines w:val="0"/>
              <w:suppressLineNumbers w:val="0"/>
              <w:spacing w:before="0" w:beforeAutospacing="0" w:after="0" w:afterAutospacing="0" w:line="252" w:lineRule="auto"/>
              <w:ind w:left="0" w:leftChars="0" w:right="0" w:firstLine="0" w:firstLineChars="0"/>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color w:val="000000" w:themeColor="text1"/>
                <w:sz w:val="24"/>
                <w14:textFill>
                  <w14:solidFill>
                    <w14:schemeClr w14:val="tx1"/>
                  </w14:solidFill>
                </w14:textFill>
              </w:rPr>
              <w:t>软件名称</w:t>
            </w:r>
          </w:p>
        </w:tc>
        <w:tc>
          <w:tcPr>
            <w:tcW w:w="2868" w:type="dxa"/>
            <w:tcMar>
              <w:top w:w="80" w:type="dxa"/>
              <w:left w:w="90" w:type="dxa"/>
              <w:bottom w:w="80" w:type="dxa"/>
              <w:right w:w="90" w:type="dxa"/>
            </w:tcMar>
            <w:vAlign w:val="center"/>
          </w:tcPr>
          <w:p w14:paraId="65044C7C">
            <w:pPr>
              <w:keepNext w:val="0"/>
              <w:keepLines w:val="0"/>
              <w:suppressLineNumbers w:val="0"/>
              <w:spacing w:before="0" w:beforeAutospacing="0" w:after="0" w:afterAutospacing="0" w:line="252" w:lineRule="auto"/>
              <w:ind w:left="0" w:leftChars="0" w:right="0" w:firstLine="0" w:firstLineChars="0"/>
              <w:jc w:val="center"/>
              <w:rPr>
                <w:rFonts w:hint="eastAsia" w:ascii="宋体" w:hAnsi="宋体" w:eastAsia="宋体" w:cs="宋体"/>
                <w:color w:val="000000" w:themeColor="text1"/>
                <w:lang w:eastAsia="zh-CN"/>
                <w14:textFill>
                  <w14:solidFill>
                    <w14:schemeClr w14:val="tx1"/>
                  </w14:solidFill>
                </w14:textFill>
              </w:rPr>
            </w:pPr>
            <w:r>
              <w:rPr>
                <w:rFonts w:hint="eastAsia" w:ascii="宋体" w:hAnsi="宋体" w:eastAsia="宋体" w:cs="宋体"/>
                <w:b w:val="0"/>
                <w:color w:val="000000" w:themeColor="text1"/>
                <w:sz w:val="22"/>
                <w:lang w:val="en-US" w:eastAsia="zh-CN"/>
                <w14:textFill>
                  <w14:solidFill>
                    <w14:schemeClr w14:val="tx1"/>
                  </w14:solidFill>
                </w14:textFill>
              </w:rPr>
              <w:t>FastGPT</w:t>
            </w:r>
          </w:p>
        </w:tc>
        <w:tc>
          <w:tcPr>
            <w:tcW w:w="1434" w:type="dxa"/>
            <w:gridSpan w:val="2"/>
            <w:tcMar>
              <w:top w:w="80" w:type="dxa"/>
              <w:left w:w="90" w:type="dxa"/>
              <w:bottom w:w="80" w:type="dxa"/>
              <w:right w:w="90" w:type="dxa"/>
            </w:tcMar>
            <w:vAlign w:val="center"/>
          </w:tcPr>
          <w:p w14:paraId="691C3D0F">
            <w:pPr>
              <w:keepNext w:val="0"/>
              <w:keepLines w:val="0"/>
              <w:suppressLineNumbers w:val="0"/>
              <w:spacing w:before="0" w:beforeAutospacing="0" w:after="0" w:afterAutospacing="0" w:line="252" w:lineRule="auto"/>
              <w:ind w:left="0" w:leftChars="0" w:right="0" w:firstLine="0" w:firstLineChars="0"/>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color w:val="000000" w:themeColor="text1"/>
                <w:sz w:val="24"/>
                <w14:textFill>
                  <w14:solidFill>
                    <w14:schemeClr w14:val="tx1"/>
                  </w14:solidFill>
                </w14:textFill>
              </w:rPr>
              <w:t>合同编号</w:t>
            </w:r>
          </w:p>
        </w:tc>
        <w:tc>
          <w:tcPr>
            <w:tcW w:w="4302" w:type="dxa"/>
            <w:gridSpan w:val="3"/>
            <w:tcMar>
              <w:top w:w="80" w:type="dxa"/>
              <w:left w:w="90" w:type="dxa"/>
              <w:bottom w:w="80" w:type="dxa"/>
              <w:right w:w="90" w:type="dxa"/>
            </w:tcMar>
            <w:vAlign w:val="center"/>
          </w:tcPr>
          <w:p w14:paraId="04A13D75">
            <w:pPr>
              <w:keepNext w:val="0"/>
              <w:keepLines w:val="0"/>
              <w:suppressLineNumbers w:val="0"/>
              <w:spacing w:before="0" w:beforeAutospacing="0" w:after="0" w:afterAutospacing="0" w:line="252" w:lineRule="auto"/>
              <w:ind w:left="0" w:leftChars="0" w:right="0" w:firstLine="0" w:firstLineChars="0"/>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color w:val="000000" w:themeColor="text1"/>
                <w:sz w:val="22"/>
                <w14:textFill>
                  <w14:solidFill>
                    <w14:schemeClr w14:val="tx1"/>
                  </w14:solidFill>
                </w14:textFill>
              </w:rPr>
              <w:t>【填写合同编号】</w:t>
            </w:r>
          </w:p>
        </w:tc>
      </w:tr>
      <w:tr w14:paraId="565FFC6E">
        <w:trPr>
          <w:trHeight w:val="482" w:hRule="atLeast"/>
          <w:jc w:val="center"/>
        </w:trPr>
        <w:tc>
          <w:tcPr>
            <w:tcW w:w="1434" w:type="dxa"/>
            <w:tcMar>
              <w:top w:w="80" w:type="dxa"/>
              <w:left w:w="90" w:type="dxa"/>
              <w:bottom w:w="80" w:type="dxa"/>
              <w:right w:w="90" w:type="dxa"/>
            </w:tcMar>
            <w:vAlign w:val="center"/>
          </w:tcPr>
          <w:p w14:paraId="55FB4561">
            <w:pPr>
              <w:keepNext w:val="0"/>
              <w:keepLines w:val="0"/>
              <w:suppressLineNumbers w:val="0"/>
              <w:spacing w:before="0" w:beforeAutospacing="0" w:after="0" w:afterAutospacing="0" w:line="252" w:lineRule="auto"/>
              <w:ind w:left="0" w:leftChars="0" w:right="0" w:firstLine="0" w:firstLineChars="0"/>
              <w:jc w:val="center"/>
              <w:rPr>
                <w:rFonts w:hint="eastAsia" w:ascii="宋体" w:hAnsi="宋体" w:eastAsia="宋体" w:cs="宋体"/>
                <w:color w:val="000000" w:themeColor="text1"/>
                <w:lang w:val="en-US" w:eastAsia="zh-CN"/>
                <w14:textFill>
                  <w14:solidFill>
                    <w14:schemeClr w14:val="tx1"/>
                  </w14:solidFill>
                </w14:textFill>
              </w:rPr>
            </w:pPr>
            <w:r>
              <w:rPr>
                <w:rFonts w:hint="eastAsia" w:ascii="宋体" w:hAnsi="宋体" w:eastAsia="宋体" w:cs="宋体"/>
                <w:b w:val="0"/>
                <w:color w:val="000000" w:themeColor="text1"/>
                <w:sz w:val="24"/>
                <w:lang w:val="en-US" w:eastAsia="zh-CN"/>
                <w14:textFill>
                  <w14:solidFill>
                    <w14:schemeClr w14:val="tx1"/>
                  </w14:solidFill>
                </w14:textFill>
              </w:rPr>
              <w:t>委托方</w:t>
            </w:r>
          </w:p>
        </w:tc>
        <w:tc>
          <w:tcPr>
            <w:tcW w:w="2868" w:type="dxa"/>
            <w:tcMar>
              <w:top w:w="80" w:type="dxa"/>
              <w:left w:w="90" w:type="dxa"/>
              <w:bottom w:w="80" w:type="dxa"/>
              <w:right w:w="90" w:type="dxa"/>
            </w:tcMar>
            <w:vAlign w:val="center"/>
          </w:tcPr>
          <w:p w14:paraId="522B6195">
            <w:pPr>
              <w:keepNext w:val="0"/>
              <w:keepLines w:val="0"/>
              <w:suppressLineNumbers w:val="0"/>
              <w:spacing w:before="0" w:beforeAutospacing="0" w:after="0" w:afterAutospacing="0" w:line="252" w:lineRule="auto"/>
              <w:ind w:left="0" w:leftChars="0" w:right="0" w:firstLine="0" w:firstLineChars="0"/>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color w:val="000000" w:themeColor="text1"/>
                <w:sz w:val="22"/>
                <w14:textFill>
                  <w14:solidFill>
                    <w14:schemeClr w14:val="tx1"/>
                  </w14:solidFill>
                </w14:textFill>
              </w:rPr>
              <w:t>【填写</w:t>
            </w:r>
            <w:r>
              <w:rPr>
                <w:rFonts w:hint="eastAsia" w:ascii="宋体" w:hAnsi="宋体" w:eastAsia="宋体" w:cs="宋体"/>
                <w:b w:val="0"/>
                <w:color w:val="000000" w:themeColor="text1"/>
                <w:sz w:val="22"/>
                <w:lang w:val="en-US" w:eastAsia="zh-CN"/>
                <w14:textFill>
                  <w14:solidFill>
                    <w14:schemeClr w14:val="tx1"/>
                  </w14:solidFill>
                </w14:textFill>
              </w:rPr>
              <w:t>甲方公司</w:t>
            </w:r>
            <w:r>
              <w:rPr>
                <w:rFonts w:hint="eastAsia" w:ascii="宋体" w:hAnsi="宋体" w:eastAsia="宋体" w:cs="宋体"/>
                <w:b w:val="0"/>
                <w:color w:val="000000" w:themeColor="text1"/>
                <w:sz w:val="22"/>
                <w14:textFill>
                  <w14:solidFill>
                    <w14:schemeClr w14:val="tx1"/>
                  </w14:solidFill>
                </w14:textFill>
              </w:rPr>
              <w:t>】</w:t>
            </w:r>
          </w:p>
        </w:tc>
        <w:tc>
          <w:tcPr>
            <w:tcW w:w="1434" w:type="dxa"/>
            <w:gridSpan w:val="2"/>
            <w:tcMar>
              <w:top w:w="80" w:type="dxa"/>
              <w:left w:w="90" w:type="dxa"/>
              <w:bottom w:w="80" w:type="dxa"/>
              <w:right w:w="90" w:type="dxa"/>
            </w:tcMar>
            <w:vAlign w:val="center"/>
          </w:tcPr>
          <w:p w14:paraId="4A060432">
            <w:pPr>
              <w:keepNext w:val="0"/>
              <w:keepLines w:val="0"/>
              <w:suppressLineNumbers w:val="0"/>
              <w:spacing w:before="0" w:beforeAutospacing="0" w:after="0" w:afterAutospacing="0" w:line="252" w:lineRule="auto"/>
              <w:ind w:left="0" w:leftChars="0" w:right="0" w:firstLine="0" w:firstLineChars="0"/>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color w:val="000000" w:themeColor="text1"/>
                <w:sz w:val="24"/>
                <w14:textFill>
                  <w14:solidFill>
                    <w14:schemeClr w14:val="tx1"/>
                  </w14:solidFill>
                </w14:textFill>
              </w:rPr>
              <w:t>项目负责人</w:t>
            </w:r>
          </w:p>
        </w:tc>
        <w:tc>
          <w:tcPr>
            <w:tcW w:w="4302" w:type="dxa"/>
            <w:gridSpan w:val="3"/>
            <w:tcMar>
              <w:top w:w="80" w:type="dxa"/>
              <w:left w:w="90" w:type="dxa"/>
              <w:bottom w:w="80" w:type="dxa"/>
              <w:right w:w="90" w:type="dxa"/>
            </w:tcMar>
            <w:vAlign w:val="center"/>
          </w:tcPr>
          <w:p w14:paraId="4273F718">
            <w:pPr>
              <w:keepNext w:val="0"/>
              <w:keepLines w:val="0"/>
              <w:suppressLineNumbers w:val="0"/>
              <w:spacing w:before="0" w:beforeAutospacing="0" w:after="0" w:afterAutospacing="0" w:line="252" w:lineRule="auto"/>
              <w:ind w:left="0" w:leftChars="0" w:right="0" w:firstLine="0" w:firstLineChars="0"/>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color w:val="000000" w:themeColor="text1"/>
                <w:sz w:val="22"/>
                <w14:textFill>
                  <w14:solidFill>
                    <w14:schemeClr w14:val="tx1"/>
                  </w14:solidFill>
                </w14:textFill>
              </w:rPr>
              <w:t>【填写负责人】</w:t>
            </w:r>
          </w:p>
        </w:tc>
      </w:tr>
      <w:tr w14:paraId="79C64218">
        <w:trPr>
          <w:trHeight w:val="482" w:hRule="atLeast"/>
          <w:jc w:val="center"/>
        </w:trPr>
        <w:tc>
          <w:tcPr>
            <w:tcW w:w="1434" w:type="dxa"/>
            <w:tcMar>
              <w:top w:w="80" w:type="dxa"/>
              <w:left w:w="90" w:type="dxa"/>
              <w:bottom w:w="80" w:type="dxa"/>
              <w:right w:w="90" w:type="dxa"/>
            </w:tcMar>
            <w:vAlign w:val="center"/>
          </w:tcPr>
          <w:p w14:paraId="01E90749">
            <w:pPr>
              <w:keepNext w:val="0"/>
              <w:keepLines w:val="0"/>
              <w:suppressLineNumbers w:val="0"/>
              <w:spacing w:before="0" w:beforeAutospacing="0" w:after="0" w:afterAutospacing="0" w:line="252" w:lineRule="auto"/>
              <w:ind w:left="0" w:leftChars="0" w:right="0" w:firstLine="0" w:firstLineChars="0"/>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color w:val="000000" w:themeColor="text1"/>
                <w:sz w:val="24"/>
                <w14:textFill>
                  <w14:solidFill>
                    <w14:schemeClr w14:val="tx1"/>
                  </w14:solidFill>
                </w14:textFill>
              </w:rPr>
              <w:t>数量（单位）</w:t>
            </w:r>
          </w:p>
        </w:tc>
        <w:tc>
          <w:tcPr>
            <w:tcW w:w="2868" w:type="dxa"/>
            <w:tcMar>
              <w:top w:w="80" w:type="dxa"/>
              <w:left w:w="90" w:type="dxa"/>
              <w:bottom w:w="80" w:type="dxa"/>
              <w:right w:w="90" w:type="dxa"/>
            </w:tcMar>
            <w:vAlign w:val="center"/>
          </w:tcPr>
          <w:p w14:paraId="6AEF02F9">
            <w:pPr>
              <w:keepNext w:val="0"/>
              <w:keepLines w:val="0"/>
              <w:suppressLineNumbers w:val="0"/>
              <w:spacing w:before="0" w:beforeAutospacing="0" w:after="0" w:afterAutospacing="0" w:line="252" w:lineRule="auto"/>
              <w:ind w:left="0" w:leftChars="0" w:right="0" w:firstLine="0" w:firstLineChars="0"/>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color w:val="000000" w:themeColor="text1"/>
                <w:sz w:val="22"/>
                <w14:textFill>
                  <w14:solidFill>
                    <w14:schemeClr w14:val="tx1"/>
                  </w14:solidFill>
                </w14:textFill>
              </w:rPr>
              <w:t>【填写数量】</w:t>
            </w:r>
          </w:p>
        </w:tc>
        <w:tc>
          <w:tcPr>
            <w:tcW w:w="1434" w:type="dxa"/>
            <w:gridSpan w:val="2"/>
            <w:tcMar>
              <w:top w:w="80" w:type="dxa"/>
              <w:left w:w="90" w:type="dxa"/>
              <w:bottom w:w="80" w:type="dxa"/>
              <w:right w:w="90" w:type="dxa"/>
            </w:tcMar>
            <w:vAlign w:val="center"/>
          </w:tcPr>
          <w:p w14:paraId="67F5503C">
            <w:pPr>
              <w:keepNext w:val="0"/>
              <w:keepLines w:val="0"/>
              <w:suppressLineNumbers w:val="0"/>
              <w:spacing w:before="0" w:beforeAutospacing="0" w:after="0" w:afterAutospacing="0" w:line="252" w:lineRule="auto"/>
              <w:ind w:left="0" w:leftChars="0" w:right="0" w:firstLine="0" w:firstLineChars="0"/>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color w:val="000000" w:themeColor="text1"/>
                <w:sz w:val="22"/>
                <w14:textFill>
                  <w14:solidFill>
                    <w14:schemeClr w14:val="tx1"/>
                  </w14:solidFill>
                </w14:textFill>
              </w:rPr>
              <w:t>合同签订日期</w:t>
            </w:r>
          </w:p>
        </w:tc>
        <w:tc>
          <w:tcPr>
            <w:tcW w:w="4302" w:type="dxa"/>
            <w:gridSpan w:val="3"/>
            <w:tcMar>
              <w:top w:w="80" w:type="dxa"/>
              <w:left w:w="90" w:type="dxa"/>
              <w:bottom w:w="80" w:type="dxa"/>
              <w:right w:w="90" w:type="dxa"/>
            </w:tcMar>
            <w:vAlign w:val="center"/>
          </w:tcPr>
          <w:p w14:paraId="738E450C">
            <w:pPr>
              <w:keepNext w:val="0"/>
              <w:keepLines w:val="0"/>
              <w:suppressLineNumbers w:val="0"/>
              <w:spacing w:before="0" w:beforeAutospacing="0" w:after="0" w:afterAutospacing="0" w:line="252" w:lineRule="auto"/>
              <w:ind w:left="0" w:leftChars="0" w:right="0" w:firstLine="0" w:firstLineChars="0"/>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color w:val="000000" w:themeColor="text1"/>
                <w:sz w:val="22"/>
                <w14:textFill>
                  <w14:solidFill>
                    <w14:schemeClr w14:val="tx1"/>
                  </w14:solidFill>
                </w14:textFill>
              </w:rPr>
              <w:t>【填写日期】</w:t>
            </w:r>
          </w:p>
        </w:tc>
      </w:tr>
      <w:tr w14:paraId="3D9ADD71">
        <w:trPr>
          <w:trHeight w:val="482" w:hRule="atLeast"/>
          <w:jc w:val="center"/>
        </w:trPr>
        <w:tc>
          <w:tcPr>
            <w:tcW w:w="1434" w:type="dxa"/>
            <w:tcMar>
              <w:top w:w="80" w:type="dxa"/>
              <w:left w:w="90" w:type="dxa"/>
              <w:bottom w:w="80" w:type="dxa"/>
              <w:right w:w="90" w:type="dxa"/>
            </w:tcMar>
            <w:vAlign w:val="center"/>
          </w:tcPr>
          <w:p w14:paraId="0FD59C85">
            <w:pPr>
              <w:keepNext w:val="0"/>
              <w:keepLines w:val="0"/>
              <w:suppressLineNumbers w:val="0"/>
              <w:spacing w:before="0" w:beforeAutospacing="0" w:after="0" w:afterAutospacing="0" w:line="252" w:lineRule="auto"/>
              <w:ind w:left="0" w:leftChars="0" w:right="0" w:firstLine="0" w:firstLineChars="0"/>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color w:val="000000" w:themeColor="text1"/>
                <w:sz w:val="24"/>
                <w14:textFill>
                  <w14:solidFill>
                    <w14:schemeClr w14:val="tx1"/>
                  </w14:solidFill>
                </w14:textFill>
              </w:rPr>
              <w:t>安装日期</w:t>
            </w:r>
          </w:p>
        </w:tc>
        <w:tc>
          <w:tcPr>
            <w:tcW w:w="2868" w:type="dxa"/>
            <w:tcMar>
              <w:top w:w="80" w:type="dxa"/>
              <w:left w:w="90" w:type="dxa"/>
              <w:bottom w:w="80" w:type="dxa"/>
              <w:right w:w="90" w:type="dxa"/>
            </w:tcMar>
            <w:vAlign w:val="center"/>
          </w:tcPr>
          <w:p w14:paraId="67C5A7D8">
            <w:pPr>
              <w:keepNext w:val="0"/>
              <w:keepLines w:val="0"/>
              <w:suppressLineNumbers w:val="0"/>
              <w:spacing w:before="0" w:beforeAutospacing="0" w:after="0" w:afterAutospacing="0" w:line="252" w:lineRule="auto"/>
              <w:ind w:left="0" w:leftChars="0" w:right="0" w:firstLine="0" w:firstLineChars="0"/>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color w:val="000000" w:themeColor="text1"/>
                <w:sz w:val="22"/>
                <w14:textFill>
                  <w14:solidFill>
                    <w14:schemeClr w14:val="tx1"/>
                  </w14:solidFill>
                </w14:textFill>
              </w:rPr>
              <w:t>【填写日期】</w:t>
            </w:r>
          </w:p>
        </w:tc>
        <w:tc>
          <w:tcPr>
            <w:tcW w:w="1434" w:type="dxa"/>
            <w:gridSpan w:val="2"/>
            <w:tcMar>
              <w:top w:w="80" w:type="dxa"/>
              <w:left w:w="90" w:type="dxa"/>
              <w:bottom w:w="80" w:type="dxa"/>
              <w:right w:w="90" w:type="dxa"/>
            </w:tcMar>
            <w:vAlign w:val="center"/>
          </w:tcPr>
          <w:p w14:paraId="77EC9D1C">
            <w:pPr>
              <w:keepNext w:val="0"/>
              <w:keepLines w:val="0"/>
              <w:suppressLineNumbers w:val="0"/>
              <w:spacing w:before="0" w:beforeAutospacing="0" w:after="0" w:afterAutospacing="0" w:line="252" w:lineRule="auto"/>
              <w:ind w:left="0" w:leftChars="0" w:right="0" w:firstLine="0" w:firstLineChars="0"/>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color w:val="000000" w:themeColor="text1"/>
                <w:sz w:val="24"/>
                <w14:textFill>
                  <w14:solidFill>
                    <w14:schemeClr w14:val="tx1"/>
                  </w14:solidFill>
                </w14:textFill>
              </w:rPr>
              <w:t>验收日期</w:t>
            </w:r>
          </w:p>
        </w:tc>
        <w:tc>
          <w:tcPr>
            <w:tcW w:w="4302" w:type="dxa"/>
            <w:gridSpan w:val="3"/>
            <w:tcMar>
              <w:top w:w="80" w:type="dxa"/>
              <w:left w:w="90" w:type="dxa"/>
              <w:bottom w:w="80" w:type="dxa"/>
              <w:right w:w="90" w:type="dxa"/>
            </w:tcMar>
            <w:vAlign w:val="center"/>
          </w:tcPr>
          <w:p w14:paraId="760B1D3F">
            <w:pPr>
              <w:keepNext w:val="0"/>
              <w:keepLines w:val="0"/>
              <w:suppressLineNumbers w:val="0"/>
              <w:spacing w:before="0" w:beforeAutospacing="0" w:after="0" w:afterAutospacing="0" w:line="252" w:lineRule="auto"/>
              <w:ind w:left="0" w:leftChars="0" w:right="0" w:firstLine="0" w:firstLineChars="0"/>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color w:val="000000" w:themeColor="text1"/>
                <w:sz w:val="22"/>
                <w14:textFill>
                  <w14:solidFill>
                    <w14:schemeClr w14:val="tx1"/>
                  </w14:solidFill>
                </w14:textFill>
              </w:rPr>
              <w:t>【填写日期】</w:t>
            </w:r>
          </w:p>
        </w:tc>
      </w:tr>
      <w:tr w14:paraId="79B1DE8A">
        <w:trPr>
          <w:trHeight w:val="482" w:hRule="atLeast"/>
          <w:jc w:val="center"/>
        </w:trPr>
        <w:tc>
          <w:tcPr>
            <w:tcW w:w="1434" w:type="dxa"/>
            <w:tcMar>
              <w:top w:w="80" w:type="dxa"/>
              <w:left w:w="90" w:type="dxa"/>
              <w:bottom w:w="80" w:type="dxa"/>
              <w:right w:w="90" w:type="dxa"/>
            </w:tcMar>
            <w:vAlign w:val="center"/>
          </w:tcPr>
          <w:p w14:paraId="3E80F8C1">
            <w:pPr>
              <w:keepNext w:val="0"/>
              <w:keepLines w:val="0"/>
              <w:suppressLineNumbers w:val="0"/>
              <w:spacing w:before="0" w:beforeAutospacing="0" w:after="0" w:afterAutospacing="0" w:line="252" w:lineRule="auto"/>
              <w:ind w:left="0" w:leftChars="0" w:right="0" w:firstLine="0" w:firstLineChars="0"/>
              <w:jc w:val="center"/>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服务方</w:t>
            </w:r>
          </w:p>
        </w:tc>
        <w:tc>
          <w:tcPr>
            <w:tcW w:w="2868" w:type="dxa"/>
            <w:tcMar>
              <w:top w:w="80" w:type="dxa"/>
              <w:left w:w="90" w:type="dxa"/>
              <w:bottom w:w="80" w:type="dxa"/>
              <w:right w:w="90" w:type="dxa"/>
            </w:tcMar>
            <w:vAlign w:val="center"/>
          </w:tcPr>
          <w:p w14:paraId="663489BD">
            <w:pPr>
              <w:keepNext w:val="0"/>
              <w:keepLines w:val="0"/>
              <w:suppressLineNumbers w:val="0"/>
              <w:spacing w:before="0" w:beforeAutospacing="0" w:after="0" w:afterAutospacing="0" w:line="252" w:lineRule="auto"/>
              <w:ind w:left="0" w:leftChars="0" w:right="0" w:firstLine="0" w:firstLineChars="0"/>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color w:val="000000" w:themeColor="text1"/>
                <w:sz w:val="22"/>
                <w14:textFill>
                  <w14:solidFill>
                    <w14:schemeClr w14:val="tx1"/>
                  </w14:solidFill>
                </w14:textFill>
              </w:rPr>
              <w:t>【填写</w:t>
            </w:r>
            <w:r>
              <w:rPr>
                <w:rFonts w:hint="eastAsia" w:ascii="宋体" w:hAnsi="宋体" w:eastAsia="宋体" w:cs="宋体"/>
                <w:b w:val="0"/>
                <w:color w:val="000000" w:themeColor="text1"/>
                <w:sz w:val="22"/>
                <w:lang w:val="en-US" w:eastAsia="zh-CN"/>
                <w14:textFill>
                  <w14:solidFill>
                    <w14:schemeClr w14:val="tx1"/>
                  </w14:solidFill>
                </w14:textFill>
              </w:rPr>
              <w:t>乙方公司</w:t>
            </w:r>
            <w:r>
              <w:rPr>
                <w:rFonts w:hint="eastAsia" w:ascii="宋体" w:hAnsi="宋体" w:eastAsia="宋体" w:cs="宋体"/>
                <w:b w:val="0"/>
                <w:color w:val="000000" w:themeColor="text1"/>
                <w:sz w:val="22"/>
                <w14:textFill>
                  <w14:solidFill>
                    <w14:schemeClr w14:val="tx1"/>
                  </w14:solidFill>
                </w14:textFill>
              </w:rPr>
              <w:t>】</w:t>
            </w:r>
          </w:p>
        </w:tc>
        <w:tc>
          <w:tcPr>
            <w:tcW w:w="1434" w:type="dxa"/>
            <w:gridSpan w:val="2"/>
            <w:tcMar>
              <w:top w:w="80" w:type="dxa"/>
              <w:left w:w="90" w:type="dxa"/>
              <w:bottom w:w="80" w:type="dxa"/>
              <w:right w:w="90" w:type="dxa"/>
            </w:tcMar>
            <w:vAlign w:val="center"/>
          </w:tcPr>
          <w:p w14:paraId="0B07CE2A">
            <w:pPr>
              <w:keepNext w:val="0"/>
              <w:keepLines w:val="0"/>
              <w:suppressLineNumbers w:val="0"/>
              <w:spacing w:before="0" w:beforeAutospacing="0" w:after="0" w:afterAutospacing="0" w:line="252" w:lineRule="auto"/>
              <w:ind w:left="0" w:leftChars="0" w:right="0" w:firstLine="0" w:firstLineChars="0"/>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color w:val="000000" w:themeColor="text1"/>
                <w:sz w:val="22"/>
                <w:lang w:val="en-US" w:eastAsia="zh-CN"/>
                <w14:textFill>
                  <w14:solidFill>
                    <w14:schemeClr w14:val="tx1"/>
                  </w14:solidFill>
                </w14:textFill>
              </w:rPr>
              <w:t>服务</w:t>
            </w:r>
            <w:r>
              <w:rPr>
                <w:rFonts w:hint="eastAsia" w:ascii="宋体" w:hAnsi="宋体" w:eastAsia="宋体" w:cs="宋体"/>
                <w:b w:val="0"/>
                <w:color w:val="000000" w:themeColor="text1"/>
                <w:sz w:val="22"/>
                <w14:textFill>
                  <w14:solidFill>
                    <w14:schemeClr w14:val="tx1"/>
                  </w14:solidFill>
                </w14:textFill>
              </w:rPr>
              <w:t>方联系人及联系方式</w:t>
            </w:r>
          </w:p>
        </w:tc>
        <w:tc>
          <w:tcPr>
            <w:tcW w:w="4302" w:type="dxa"/>
            <w:gridSpan w:val="3"/>
            <w:tcMar>
              <w:top w:w="80" w:type="dxa"/>
              <w:left w:w="90" w:type="dxa"/>
              <w:bottom w:w="80" w:type="dxa"/>
              <w:right w:w="90" w:type="dxa"/>
            </w:tcMar>
            <w:vAlign w:val="center"/>
          </w:tcPr>
          <w:p w14:paraId="750D9DA1">
            <w:pPr>
              <w:keepNext w:val="0"/>
              <w:keepLines w:val="0"/>
              <w:suppressLineNumbers w:val="0"/>
              <w:spacing w:before="0" w:beforeAutospacing="0" w:after="0" w:afterAutospacing="0" w:line="252" w:lineRule="auto"/>
              <w:ind w:left="0" w:leftChars="0" w:right="0" w:firstLine="0" w:firstLineChars="0"/>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color w:val="000000" w:themeColor="text1"/>
                <w:sz w:val="21"/>
                <w14:textFill>
                  <w14:solidFill>
                    <w14:schemeClr w14:val="tx1"/>
                  </w14:solidFill>
                </w14:textFill>
              </w:rPr>
              <w:t>【填写联系人及联系方式】</w:t>
            </w:r>
          </w:p>
        </w:tc>
      </w:tr>
      <w:tr w14:paraId="560914BD">
        <w:trPr>
          <w:trHeight w:val="482" w:hRule="atLeast"/>
          <w:jc w:val="center"/>
        </w:trPr>
        <w:tc>
          <w:tcPr>
            <w:tcW w:w="1434" w:type="dxa"/>
            <w:tcMar>
              <w:top w:w="80" w:type="dxa"/>
              <w:left w:w="90" w:type="dxa"/>
              <w:bottom w:w="80" w:type="dxa"/>
              <w:right w:w="90" w:type="dxa"/>
            </w:tcMar>
            <w:vAlign w:val="center"/>
          </w:tcPr>
          <w:p w14:paraId="5DBAD7C3">
            <w:pPr>
              <w:keepNext w:val="0"/>
              <w:keepLines w:val="0"/>
              <w:suppressLineNumbers w:val="0"/>
              <w:spacing w:before="0" w:beforeAutospacing="0" w:after="0" w:afterAutospacing="0" w:line="252" w:lineRule="auto"/>
              <w:ind w:left="0" w:leftChars="0" w:right="0" w:firstLine="0" w:firstLineChars="0"/>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color w:val="000000" w:themeColor="text1"/>
                <w:sz w:val="24"/>
                <w14:textFill>
                  <w14:solidFill>
                    <w14:schemeClr w14:val="tx1"/>
                  </w14:solidFill>
                </w14:textFill>
              </w:rPr>
              <w:t>合同金额</w:t>
            </w:r>
            <w:r>
              <w:rPr>
                <w:rFonts w:hint="eastAsia" w:ascii="宋体" w:hAnsi="宋体" w:eastAsia="宋体" w:cs="宋体"/>
                <w:color w:val="000000" w:themeColor="text1"/>
                <w14:textFill>
                  <w14:solidFill>
                    <w14:schemeClr w14:val="tx1"/>
                  </w14:solidFill>
                </w14:textFill>
              </w:rPr>
              <w:br w:type="textWrapping"/>
            </w:r>
            <w:r>
              <w:rPr>
                <w:rFonts w:hint="eastAsia" w:ascii="宋体" w:hAnsi="宋体" w:eastAsia="宋体" w:cs="宋体"/>
                <w:b w:val="0"/>
                <w:color w:val="000000" w:themeColor="text1"/>
                <w:sz w:val="24"/>
                <w14:textFill>
                  <w14:solidFill>
                    <w14:schemeClr w14:val="tx1"/>
                  </w14:solidFill>
                </w14:textFill>
              </w:rPr>
              <w:t>（元）</w:t>
            </w:r>
          </w:p>
        </w:tc>
        <w:tc>
          <w:tcPr>
            <w:tcW w:w="2868" w:type="dxa"/>
            <w:tcMar>
              <w:top w:w="80" w:type="dxa"/>
              <w:left w:w="90" w:type="dxa"/>
              <w:bottom w:w="80" w:type="dxa"/>
              <w:right w:w="90" w:type="dxa"/>
            </w:tcMar>
            <w:vAlign w:val="center"/>
          </w:tcPr>
          <w:p w14:paraId="1B4B4F93">
            <w:pPr>
              <w:keepNext w:val="0"/>
              <w:keepLines w:val="0"/>
              <w:suppressLineNumbers w:val="0"/>
              <w:spacing w:before="0" w:beforeAutospacing="0" w:after="0" w:afterAutospacing="0" w:line="252" w:lineRule="auto"/>
              <w:ind w:left="0" w:leftChars="0" w:right="0" w:firstLine="0" w:firstLineChars="0"/>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color w:val="000000" w:themeColor="text1"/>
                <w:sz w:val="22"/>
                <w14:textFill>
                  <w14:solidFill>
                    <w14:schemeClr w14:val="tx1"/>
                  </w14:solidFill>
                </w14:textFill>
              </w:rPr>
              <w:t>【填写金额】</w:t>
            </w:r>
          </w:p>
        </w:tc>
        <w:tc>
          <w:tcPr>
            <w:tcW w:w="1434" w:type="dxa"/>
            <w:gridSpan w:val="2"/>
            <w:tcMar>
              <w:top w:w="80" w:type="dxa"/>
              <w:left w:w="90" w:type="dxa"/>
              <w:bottom w:w="80" w:type="dxa"/>
              <w:right w:w="90" w:type="dxa"/>
            </w:tcMar>
            <w:vAlign w:val="center"/>
          </w:tcPr>
          <w:p w14:paraId="31E75B25">
            <w:pPr>
              <w:keepNext w:val="0"/>
              <w:keepLines w:val="0"/>
              <w:suppressLineNumbers w:val="0"/>
              <w:spacing w:before="0" w:beforeAutospacing="0" w:after="0" w:afterAutospacing="0" w:line="252" w:lineRule="auto"/>
              <w:ind w:left="0" w:leftChars="0" w:right="0" w:firstLine="0" w:firstLineChars="0"/>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color w:val="000000" w:themeColor="text1"/>
                <w:sz w:val="24"/>
                <w14:textFill>
                  <w14:solidFill>
                    <w14:schemeClr w14:val="tx1"/>
                  </w14:solidFill>
                </w14:textFill>
              </w:rPr>
              <w:t>部署地点</w:t>
            </w:r>
          </w:p>
        </w:tc>
        <w:tc>
          <w:tcPr>
            <w:tcW w:w="4302" w:type="dxa"/>
            <w:gridSpan w:val="3"/>
            <w:tcMar>
              <w:top w:w="80" w:type="dxa"/>
              <w:left w:w="90" w:type="dxa"/>
              <w:bottom w:w="80" w:type="dxa"/>
              <w:right w:w="90" w:type="dxa"/>
            </w:tcMar>
            <w:vAlign w:val="center"/>
          </w:tcPr>
          <w:p w14:paraId="4A31424C">
            <w:pPr>
              <w:keepNext w:val="0"/>
              <w:keepLines w:val="0"/>
              <w:suppressLineNumbers w:val="0"/>
              <w:spacing w:before="0" w:beforeAutospacing="0" w:after="0" w:afterAutospacing="0" w:line="252" w:lineRule="auto"/>
              <w:ind w:left="0" w:leftChars="0" w:right="0" w:firstLine="0" w:firstLineChars="0"/>
              <w:jc w:val="center"/>
              <w:rPr>
                <w:rFonts w:hint="eastAsia" w:ascii="宋体" w:hAnsi="宋体" w:eastAsia="宋体" w:cs="宋体"/>
                <w:color w:val="000000" w:themeColor="text1"/>
                <w14:textFill>
                  <w14:solidFill>
                    <w14:schemeClr w14:val="tx1"/>
                  </w14:solidFill>
                </w14:textFill>
              </w:rPr>
            </w:pPr>
            <w:r>
              <w:rPr>
                <w:rFonts w:hint="eastAsia" w:ascii="宋体" w:hAnsi="宋体" w:eastAsia="宋体" w:cs="宋体"/>
                <w:b w:val="0"/>
                <w:color w:val="000000" w:themeColor="text1"/>
                <w:sz w:val="22"/>
                <w14:textFill>
                  <w14:solidFill>
                    <w14:schemeClr w14:val="tx1"/>
                  </w14:solidFill>
                </w14:textFill>
              </w:rPr>
              <w:t>【填写地点】</w:t>
            </w:r>
          </w:p>
        </w:tc>
      </w:tr>
      <w:tr w14:paraId="7B470A85">
        <w:trPr>
          <w:trHeight w:val="369" w:hRule="atLeast"/>
          <w:jc w:val="center"/>
        </w:trPr>
        <w:tc>
          <w:tcPr>
            <w:tcW w:w="10038" w:type="dxa"/>
            <w:gridSpan w:val="7"/>
            <w:tcMar>
              <w:top w:w="80" w:type="dxa"/>
              <w:left w:w="90" w:type="dxa"/>
              <w:bottom w:w="80" w:type="dxa"/>
              <w:right w:w="90" w:type="dxa"/>
            </w:tcMar>
            <w:vAlign w:val="center"/>
          </w:tcPr>
          <w:p w14:paraId="6AD314DD">
            <w:pPr>
              <w:keepNext w:val="0"/>
              <w:keepLines w:val="0"/>
              <w:suppressLineNumbers w:val="0"/>
              <w:spacing w:before="0" w:beforeAutospacing="0" w:after="0" w:afterAutospacing="0" w:line="252" w:lineRule="auto"/>
              <w:ind w:left="0" w:leftChars="0" w:right="0" w:firstLine="0" w:firstLineChars="0"/>
              <w:jc w:val="center"/>
              <w:rPr>
                <w:rFonts w:hint="eastAsia" w:ascii="宋体" w:hAnsi="宋体" w:eastAsia="宋体" w:cs="宋体"/>
              </w:rPr>
            </w:pPr>
            <w:r>
              <w:rPr>
                <w:rFonts w:hint="eastAsia" w:ascii="宋体" w:hAnsi="宋体" w:eastAsia="宋体" w:cs="宋体"/>
                <w:b/>
                <w:sz w:val="26"/>
                <w:lang w:val="en-US" w:eastAsia="zh-CN"/>
              </w:rPr>
              <w:t>项目</w:t>
            </w:r>
            <w:r>
              <w:rPr>
                <w:rFonts w:hint="eastAsia" w:ascii="宋体" w:hAnsi="宋体" w:eastAsia="宋体" w:cs="宋体"/>
                <w:b/>
                <w:sz w:val="26"/>
              </w:rPr>
              <w:t>验收明细清单</w:t>
            </w:r>
          </w:p>
        </w:tc>
      </w:tr>
      <w:tr w14:paraId="466BDA6F">
        <w:trPr>
          <w:trHeight w:val="351" w:hRule="atLeast"/>
          <w:jc w:val="center"/>
        </w:trPr>
        <w:tc>
          <w:tcPr>
            <w:tcW w:w="1434" w:type="dxa"/>
            <w:tcMar>
              <w:top w:w="80" w:type="dxa"/>
              <w:left w:w="90" w:type="dxa"/>
              <w:bottom w:w="80" w:type="dxa"/>
              <w:right w:w="90" w:type="dxa"/>
            </w:tcMar>
            <w:vAlign w:val="center"/>
          </w:tcPr>
          <w:p w14:paraId="6BBAD2A4">
            <w:pPr>
              <w:keepNext w:val="0"/>
              <w:keepLines w:val="0"/>
              <w:suppressLineNumbers w:val="0"/>
              <w:spacing w:before="0" w:beforeAutospacing="0" w:after="0" w:afterAutospacing="0" w:line="252" w:lineRule="auto"/>
              <w:ind w:left="0" w:leftChars="0" w:right="0" w:firstLine="0" w:firstLineChars="0"/>
              <w:jc w:val="center"/>
              <w:rPr>
                <w:rFonts w:hint="eastAsia" w:ascii="宋体" w:hAnsi="宋体" w:eastAsia="宋体" w:cs="宋体"/>
              </w:rPr>
            </w:pPr>
            <w:r>
              <w:rPr>
                <w:rFonts w:hint="eastAsia" w:ascii="宋体" w:hAnsi="宋体" w:eastAsia="宋体" w:cs="宋体"/>
                <w:b w:val="0"/>
                <w:sz w:val="22"/>
              </w:rPr>
              <w:t>序号</w:t>
            </w:r>
          </w:p>
        </w:tc>
        <w:tc>
          <w:tcPr>
            <w:tcW w:w="2868" w:type="dxa"/>
            <w:tcMar>
              <w:top w:w="80" w:type="dxa"/>
              <w:left w:w="90" w:type="dxa"/>
              <w:bottom w:w="80" w:type="dxa"/>
              <w:right w:w="90" w:type="dxa"/>
            </w:tcMar>
            <w:vAlign w:val="center"/>
          </w:tcPr>
          <w:p w14:paraId="0915B84A">
            <w:pPr>
              <w:keepNext w:val="0"/>
              <w:keepLines w:val="0"/>
              <w:suppressLineNumbers w:val="0"/>
              <w:spacing w:before="0" w:beforeAutospacing="0" w:after="0" w:afterAutospacing="0" w:line="252" w:lineRule="auto"/>
              <w:ind w:left="0" w:leftChars="0" w:right="0" w:firstLine="0" w:firstLineChars="0"/>
              <w:jc w:val="center"/>
              <w:rPr>
                <w:rFonts w:hint="default" w:ascii="宋体" w:hAnsi="宋体" w:eastAsia="宋体" w:cs="宋体"/>
                <w:lang w:val="en-US" w:eastAsia="zh-CN"/>
              </w:rPr>
            </w:pPr>
            <w:r>
              <w:rPr>
                <w:rFonts w:hint="eastAsia" w:ascii="宋体" w:hAnsi="宋体" w:eastAsia="宋体" w:cs="宋体"/>
                <w:b w:val="0"/>
                <w:sz w:val="22"/>
                <w:lang w:val="en-US" w:eastAsia="zh-CN"/>
              </w:rPr>
              <w:t>产品/服务</w:t>
            </w:r>
            <w:r>
              <w:rPr>
                <w:rFonts w:hint="eastAsia" w:ascii="宋体" w:hAnsi="宋体" w:eastAsia="宋体" w:cs="宋体"/>
                <w:b w:val="0"/>
                <w:sz w:val="22"/>
              </w:rPr>
              <w:t>名称</w:t>
            </w:r>
          </w:p>
        </w:tc>
        <w:tc>
          <w:tcPr>
            <w:tcW w:w="2868" w:type="dxa"/>
            <w:gridSpan w:val="3"/>
            <w:tcMar>
              <w:top w:w="80" w:type="dxa"/>
              <w:left w:w="90" w:type="dxa"/>
              <w:bottom w:w="80" w:type="dxa"/>
              <w:right w:w="90" w:type="dxa"/>
            </w:tcMar>
            <w:vAlign w:val="center"/>
          </w:tcPr>
          <w:p w14:paraId="3BEEFA77">
            <w:pPr>
              <w:keepNext w:val="0"/>
              <w:keepLines w:val="0"/>
              <w:suppressLineNumbers w:val="0"/>
              <w:spacing w:before="0" w:beforeAutospacing="0" w:after="0" w:afterAutospacing="0" w:line="252" w:lineRule="auto"/>
              <w:ind w:left="0" w:leftChars="0" w:right="0" w:firstLine="0" w:firstLineChars="0"/>
              <w:jc w:val="center"/>
              <w:rPr>
                <w:rFonts w:hint="eastAsia" w:ascii="宋体" w:hAnsi="宋体" w:eastAsia="宋体" w:cs="宋体"/>
                <w:lang w:val="en-US" w:eastAsia="zh-CN"/>
              </w:rPr>
            </w:pPr>
            <w:r>
              <w:rPr>
                <w:rFonts w:hint="eastAsia" w:ascii="宋体" w:hAnsi="宋体" w:eastAsia="宋体" w:cs="宋体"/>
                <w:kern w:val="2"/>
                <w:sz w:val="21"/>
                <w:szCs w:val="21"/>
                <w:lang w:val="en-US" w:eastAsia="zh-CN" w:bidi="ar-SA"/>
              </w:rPr>
              <w:t>交付物/服务内容</w:t>
            </w:r>
          </w:p>
        </w:tc>
        <w:tc>
          <w:tcPr>
            <w:tcW w:w="1434" w:type="dxa"/>
            <w:tcMar>
              <w:top w:w="80" w:type="dxa"/>
              <w:left w:w="90" w:type="dxa"/>
              <w:bottom w:w="80" w:type="dxa"/>
              <w:right w:w="90" w:type="dxa"/>
            </w:tcMar>
            <w:vAlign w:val="center"/>
          </w:tcPr>
          <w:p w14:paraId="2155DD8D">
            <w:pPr>
              <w:keepNext w:val="0"/>
              <w:keepLines w:val="0"/>
              <w:suppressLineNumbers w:val="0"/>
              <w:spacing w:before="0" w:beforeAutospacing="0" w:after="0" w:afterAutospacing="0" w:line="252" w:lineRule="auto"/>
              <w:ind w:left="0" w:leftChars="0" w:right="0" w:firstLine="0" w:firstLineChars="0"/>
              <w:jc w:val="center"/>
              <w:rPr>
                <w:rFonts w:hint="eastAsia" w:ascii="宋体" w:hAnsi="宋体" w:eastAsia="宋体" w:cs="宋体"/>
              </w:rPr>
            </w:pPr>
            <w:r>
              <w:rPr>
                <w:rFonts w:hint="eastAsia" w:ascii="宋体" w:hAnsi="宋体" w:eastAsia="宋体" w:cs="宋体"/>
                <w:lang w:val="en-US" w:eastAsia="zh-CN"/>
              </w:rPr>
              <w:t>数量</w:t>
            </w:r>
          </w:p>
        </w:tc>
        <w:tc>
          <w:tcPr>
            <w:tcW w:w="1434" w:type="dxa"/>
            <w:tcMar>
              <w:top w:w="80" w:type="dxa"/>
              <w:left w:w="90" w:type="dxa"/>
              <w:bottom w:w="80" w:type="dxa"/>
              <w:right w:w="90" w:type="dxa"/>
            </w:tcMar>
            <w:vAlign w:val="center"/>
          </w:tcPr>
          <w:p w14:paraId="167076C2">
            <w:pPr>
              <w:keepNext w:val="0"/>
              <w:keepLines w:val="0"/>
              <w:suppressLineNumbers w:val="0"/>
              <w:spacing w:before="0" w:beforeAutospacing="0" w:after="0" w:afterAutospacing="0" w:line="252" w:lineRule="auto"/>
              <w:ind w:left="0" w:leftChars="0" w:right="0" w:firstLine="0" w:firstLineChars="0"/>
              <w:jc w:val="center"/>
              <w:rPr>
                <w:rFonts w:hint="eastAsia" w:ascii="宋体" w:hAnsi="宋体" w:eastAsia="宋体" w:cs="宋体"/>
              </w:rPr>
            </w:pPr>
            <w:r>
              <w:rPr>
                <w:rFonts w:hint="eastAsia" w:ascii="宋体" w:hAnsi="宋体" w:eastAsia="宋体" w:cs="宋体"/>
                <w:lang w:val="en-US" w:eastAsia="zh-CN"/>
              </w:rPr>
              <w:t>备注</w:t>
            </w:r>
          </w:p>
        </w:tc>
      </w:tr>
      <w:tr w14:paraId="21F0A47E">
        <w:trPr>
          <w:trHeight w:val="737" w:hRule="atLeast"/>
          <w:jc w:val="center"/>
        </w:trPr>
        <w:tc>
          <w:tcPr>
            <w:tcW w:w="1434" w:type="dxa"/>
            <w:tcMar>
              <w:top w:w="80" w:type="dxa"/>
              <w:left w:w="90" w:type="dxa"/>
              <w:bottom w:w="80" w:type="dxa"/>
              <w:right w:w="90" w:type="dxa"/>
            </w:tcMar>
            <w:vAlign w:val="center"/>
          </w:tcPr>
          <w:p w14:paraId="57C90697">
            <w:pPr>
              <w:keepNext w:val="0"/>
              <w:keepLines w:val="0"/>
              <w:suppressLineNumbers w:val="0"/>
              <w:spacing w:before="0" w:beforeAutospacing="0" w:after="0" w:afterAutospacing="0" w:line="252" w:lineRule="auto"/>
              <w:ind w:left="0" w:leftChars="0" w:right="0" w:firstLine="0" w:firstLineChars="0"/>
              <w:jc w:val="center"/>
              <w:rPr>
                <w:rFonts w:hint="eastAsia" w:ascii="宋体" w:hAnsi="宋体" w:eastAsia="宋体" w:cs="宋体"/>
              </w:rPr>
            </w:pPr>
            <w:r>
              <w:rPr>
                <w:rFonts w:hint="eastAsia" w:ascii="宋体" w:hAnsi="宋体" w:eastAsia="宋体" w:cs="宋体"/>
                <w:b w:val="0"/>
                <w:sz w:val="22"/>
              </w:rPr>
              <w:t>1</w:t>
            </w:r>
          </w:p>
        </w:tc>
        <w:tc>
          <w:tcPr>
            <w:tcW w:w="2868" w:type="dxa"/>
            <w:tcMar>
              <w:top w:w="80" w:type="dxa"/>
              <w:left w:w="90" w:type="dxa"/>
              <w:bottom w:w="80" w:type="dxa"/>
              <w:right w:w="90" w:type="dxa"/>
            </w:tcMar>
            <w:vAlign w:val="center"/>
          </w:tcPr>
          <w:p w14:paraId="68F94A26">
            <w:pPr>
              <w:keepNext w:val="0"/>
              <w:keepLines w:val="0"/>
              <w:suppressLineNumbers w:val="0"/>
              <w:spacing w:before="0" w:beforeAutospacing="0" w:after="0" w:afterAutospacing="0" w:line="252" w:lineRule="auto"/>
              <w:ind w:left="0" w:leftChars="0" w:right="0" w:firstLine="0" w:firstLineChars="0"/>
              <w:jc w:val="both"/>
              <w:rPr>
                <w:rFonts w:hint="eastAsia" w:ascii="宋体" w:hAnsi="宋体" w:eastAsia="宋体" w:cs="宋体"/>
              </w:rPr>
            </w:pPr>
          </w:p>
        </w:tc>
        <w:tc>
          <w:tcPr>
            <w:tcW w:w="2868" w:type="dxa"/>
            <w:gridSpan w:val="3"/>
            <w:tcMar>
              <w:top w:w="80" w:type="dxa"/>
              <w:left w:w="90" w:type="dxa"/>
              <w:bottom w:w="80" w:type="dxa"/>
              <w:right w:w="90" w:type="dxa"/>
            </w:tcMar>
            <w:vAlign w:val="center"/>
          </w:tcPr>
          <w:p w14:paraId="03DC280D">
            <w:pPr>
              <w:keepNext w:val="0"/>
              <w:keepLines w:val="0"/>
              <w:suppressLineNumbers w:val="0"/>
              <w:spacing w:before="0" w:beforeAutospacing="0" w:after="0" w:afterAutospacing="0" w:line="252" w:lineRule="auto"/>
              <w:ind w:left="0" w:leftChars="0" w:right="0" w:firstLine="0" w:firstLineChars="0"/>
              <w:jc w:val="both"/>
              <w:rPr>
                <w:rFonts w:hint="eastAsia" w:ascii="宋体" w:hAnsi="宋体" w:eastAsia="宋体" w:cs="宋体"/>
              </w:rPr>
            </w:pPr>
          </w:p>
        </w:tc>
        <w:tc>
          <w:tcPr>
            <w:tcW w:w="1434" w:type="dxa"/>
            <w:tcMar>
              <w:top w:w="80" w:type="dxa"/>
              <w:left w:w="90" w:type="dxa"/>
              <w:bottom w:w="80" w:type="dxa"/>
              <w:right w:w="90" w:type="dxa"/>
            </w:tcMar>
            <w:vAlign w:val="center"/>
          </w:tcPr>
          <w:p w14:paraId="4BF99422">
            <w:pPr>
              <w:keepNext w:val="0"/>
              <w:keepLines w:val="0"/>
              <w:suppressLineNumbers w:val="0"/>
              <w:spacing w:before="0" w:beforeAutospacing="0" w:after="0" w:afterAutospacing="0" w:line="252" w:lineRule="auto"/>
              <w:ind w:left="0" w:leftChars="0" w:right="0" w:firstLine="0" w:firstLineChars="0"/>
              <w:jc w:val="both"/>
              <w:rPr>
                <w:rFonts w:hint="eastAsia" w:ascii="宋体" w:hAnsi="宋体" w:eastAsia="宋体" w:cs="宋体"/>
              </w:rPr>
            </w:pPr>
          </w:p>
        </w:tc>
        <w:tc>
          <w:tcPr>
            <w:tcW w:w="1434" w:type="dxa"/>
            <w:tcMar>
              <w:top w:w="80" w:type="dxa"/>
              <w:left w:w="90" w:type="dxa"/>
              <w:bottom w:w="80" w:type="dxa"/>
              <w:right w:w="90" w:type="dxa"/>
            </w:tcMar>
            <w:vAlign w:val="center"/>
          </w:tcPr>
          <w:p w14:paraId="2CA50E20">
            <w:pPr>
              <w:keepNext w:val="0"/>
              <w:keepLines w:val="0"/>
              <w:suppressLineNumbers w:val="0"/>
              <w:spacing w:before="0" w:beforeAutospacing="0" w:after="0" w:afterAutospacing="0" w:line="252" w:lineRule="auto"/>
              <w:ind w:left="0" w:leftChars="0" w:right="0" w:firstLine="0" w:firstLineChars="0"/>
              <w:jc w:val="both"/>
              <w:rPr>
                <w:rFonts w:hint="eastAsia" w:ascii="宋体" w:hAnsi="宋体" w:eastAsia="宋体" w:cs="宋体"/>
              </w:rPr>
            </w:pPr>
          </w:p>
        </w:tc>
      </w:tr>
      <w:tr w14:paraId="45FD62CA">
        <w:trPr>
          <w:trHeight w:val="737" w:hRule="atLeast"/>
          <w:jc w:val="center"/>
        </w:trPr>
        <w:tc>
          <w:tcPr>
            <w:tcW w:w="1434" w:type="dxa"/>
            <w:tcMar>
              <w:top w:w="80" w:type="dxa"/>
              <w:left w:w="90" w:type="dxa"/>
              <w:bottom w:w="80" w:type="dxa"/>
              <w:right w:w="90" w:type="dxa"/>
            </w:tcMar>
            <w:vAlign w:val="center"/>
          </w:tcPr>
          <w:p w14:paraId="3C0B431A">
            <w:pPr>
              <w:keepNext w:val="0"/>
              <w:keepLines w:val="0"/>
              <w:suppressLineNumbers w:val="0"/>
              <w:spacing w:before="0" w:beforeAutospacing="0" w:after="0" w:afterAutospacing="0" w:line="252" w:lineRule="auto"/>
              <w:ind w:left="0" w:leftChars="0" w:right="0" w:firstLine="0" w:firstLineChars="0"/>
              <w:jc w:val="center"/>
              <w:rPr>
                <w:rFonts w:hint="eastAsia" w:ascii="宋体" w:hAnsi="宋体" w:eastAsia="宋体" w:cs="宋体"/>
              </w:rPr>
            </w:pPr>
            <w:r>
              <w:rPr>
                <w:rFonts w:hint="eastAsia" w:ascii="宋体" w:hAnsi="宋体" w:eastAsia="宋体" w:cs="宋体"/>
                <w:b w:val="0"/>
                <w:sz w:val="22"/>
              </w:rPr>
              <w:t>2</w:t>
            </w:r>
          </w:p>
        </w:tc>
        <w:tc>
          <w:tcPr>
            <w:tcW w:w="2868" w:type="dxa"/>
            <w:tcMar>
              <w:top w:w="80" w:type="dxa"/>
              <w:left w:w="90" w:type="dxa"/>
              <w:bottom w:w="80" w:type="dxa"/>
              <w:right w:w="90" w:type="dxa"/>
            </w:tcMar>
            <w:vAlign w:val="center"/>
          </w:tcPr>
          <w:p w14:paraId="1610F35A">
            <w:pPr>
              <w:keepNext w:val="0"/>
              <w:keepLines w:val="0"/>
              <w:suppressLineNumbers w:val="0"/>
              <w:spacing w:before="0" w:beforeAutospacing="0" w:after="0" w:afterAutospacing="0" w:line="252" w:lineRule="auto"/>
              <w:ind w:left="0" w:leftChars="0" w:right="0" w:firstLine="0" w:firstLineChars="0"/>
              <w:jc w:val="both"/>
              <w:rPr>
                <w:rFonts w:hint="eastAsia" w:ascii="宋体" w:hAnsi="宋体" w:eastAsia="宋体" w:cs="宋体"/>
              </w:rPr>
            </w:pPr>
          </w:p>
        </w:tc>
        <w:tc>
          <w:tcPr>
            <w:tcW w:w="2868" w:type="dxa"/>
            <w:gridSpan w:val="3"/>
            <w:tcMar>
              <w:top w:w="80" w:type="dxa"/>
              <w:left w:w="90" w:type="dxa"/>
              <w:bottom w:w="80" w:type="dxa"/>
              <w:right w:w="90" w:type="dxa"/>
            </w:tcMar>
            <w:vAlign w:val="center"/>
          </w:tcPr>
          <w:p w14:paraId="21941F2F">
            <w:pPr>
              <w:keepNext w:val="0"/>
              <w:keepLines w:val="0"/>
              <w:suppressLineNumbers w:val="0"/>
              <w:spacing w:before="0" w:beforeAutospacing="0" w:after="0" w:afterAutospacing="0" w:line="252" w:lineRule="auto"/>
              <w:ind w:left="0" w:leftChars="0" w:right="0" w:firstLine="0" w:firstLineChars="0"/>
              <w:jc w:val="both"/>
              <w:rPr>
                <w:rFonts w:hint="eastAsia" w:ascii="宋体" w:hAnsi="宋体" w:eastAsia="宋体" w:cs="宋体"/>
              </w:rPr>
            </w:pPr>
          </w:p>
        </w:tc>
        <w:tc>
          <w:tcPr>
            <w:tcW w:w="1434" w:type="dxa"/>
            <w:tcMar>
              <w:top w:w="80" w:type="dxa"/>
              <w:left w:w="90" w:type="dxa"/>
              <w:bottom w:w="80" w:type="dxa"/>
              <w:right w:w="90" w:type="dxa"/>
            </w:tcMar>
            <w:vAlign w:val="center"/>
          </w:tcPr>
          <w:p w14:paraId="0AE2124E">
            <w:pPr>
              <w:keepNext w:val="0"/>
              <w:keepLines w:val="0"/>
              <w:suppressLineNumbers w:val="0"/>
              <w:spacing w:before="0" w:beforeAutospacing="0" w:after="0" w:afterAutospacing="0" w:line="252" w:lineRule="auto"/>
              <w:ind w:left="0" w:leftChars="0" w:right="0" w:firstLine="0" w:firstLineChars="0"/>
              <w:jc w:val="both"/>
              <w:rPr>
                <w:rFonts w:hint="eastAsia" w:ascii="宋体" w:hAnsi="宋体" w:eastAsia="宋体" w:cs="宋体"/>
              </w:rPr>
            </w:pPr>
          </w:p>
        </w:tc>
        <w:tc>
          <w:tcPr>
            <w:tcW w:w="1434" w:type="dxa"/>
            <w:tcMar>
              <w:top w:w="80" w:type="dxa"/>
              <w:left w:w="90" w:type="dxa"/>
              <w:bottom w:w="80" w:type="dxa"/>
              <w:right w:w="90" w:type="dxa"/>
            </w:tcMar>
            <w:vAlign w:val="center"/>
          </w:tcPr>
          <w:p w14:paraId="1ECFDCC4">
            <w:pPr>
              <w:keepNext w:val="0"/>
              <w:keepLines w:val="0"/>
              <w:suppressLineNumbers w:val="0"/>
              <w:spacing w:before="0" w:beforeAutospacing="0" w:after="0" w:afterAutospacing="0" w:line="252" w:lineRule="auto"/>
              <w:ind w:left="0" w:leftChars="0" w:right="0" w:firstLine="0" w:firstLineChars="0"/>
              <w:jc w:val="both"/>
              <w:rPr>
                <w:rFonts w:hint="eastAsia" w:ascii="宋体" w:hAnsi="宋体" w:eastAsia="宋体" w:cs="宋体"/>
              </w:rPr>
            </w:pPr>
          </w:p>
        </w:tc>
      </w:tr>
      <w:tr w14:paraId="1112DB20">
        <w:trPr>
          <w:trHeight w:val="737" w:hRule="atLeast"/>
          <w:jc w:val="center"/>
        </w:trPr>
        <w:tc>
          <w:tcPr>
            <w:tcW w:w="1434" w:type="dxa"/>
            <w:tcMar>
              <w:top w:w="80" w:type="dxa"/>
              <w:left w:w="90" w:type="dxa"/>
              <w:bottom w:w="80" w:type="dxa"/>
              <w:right w:w="90" w:type="dxa"/>
            </w:tcMar>
            <w:vAlign w:val="center"/>
          </w:tcPr>
          <w:p w14:paraId="5B4832E8">
            <w:pPr>
              <w:keepNext w:val="0"/>
              <w:keepLines w:val="0"/>
              <w:suppressLineNumbers w:val="0"/>
              <w:spacing w:before="0" w:beforeAutospacing="0" w:after="0" w:afterAutospacing="0" w:line="252" w:lineRule="auto"/>
              <w:ind w:left="0" w:leftChars="0" w:right="0" w:firstLine="0" w:firstLineChars="0"/>
              <w:jc w:val="center"/>
              <w:rPr>
                <w:rFonts w:hint="eastAsia" w:ascii="宋体" w:hAnsi="宋体" w:eastAsia="宋体" w:cs="宋体"/>
              </w:rPr>
            </w:pPr>
            <w:r>
              <w:rPr>
                <w:rFonts w:hint="eastAsia" w:ascii="宋体" w:hAnsi="宋体" w:eastAsia="宋体" w:cs="宋体"/>
                <w:b w:val="0"/>
                <w:sz w:val="22"/>
              </w:rPr>
              <w:t>3</w:t>
            </w:r>
          </w:p>
        </w:tc>
        <w:tc>
          <w:tcPr>
            <w:tcW w:w="2868" w:type="dxa"/>
            <w:tcMar>
              <w:top w:w="80" w:type="dxa"/>
              <w:left w:w="90" w:type="dxa"/>
              <w:bottom w:w="80" w:type="dxa"/>
              <w:right w:w="90" w:type="dxa"/>
            </w:tcMar>
            <w:vAlign w:val="center"/>
          </w:tcPr>
          <w:p w14:paraId="376BFAC5">
            <w:pPr>
              <w:keepNext w:val="0"/>
              <w:keepLines w:val="0"/>
              <w:suppressLineNumbers w:val="0"/>
              <w:spacing w:before="0" w:beforeAutospacing="0" w:after="0" w:afterAutospacing="0" w:line="252" w:lineRule="auto"/>
              <w:ind w:left="0" w:leftChars="0" w:right="0" w:firstLine="0" w:firstLineChars="0"/>
              <w:jc w:val="both"/>
              <w:rPr>
                <w:rFonts w:hint="eastAsia" w:ascii="宋体" w:hAnsi="宋体" w:eastAsia="宋体" w:cs="宋体"/>
              </w:rPr>
            </w:pPr>
          </w:p>
        </w:tc>
        <w:tc>
          <w:tcPr>
            <w:tcW w:w="2868" w:type="dxa"/>
            <w:gridSpan w:val="3"/>
            <w:tcMar>
              <w:top w:w="80" w:type="dxa"/>
              <w:left w:w="90" w:type="dxa"/>
              <w:bottom w:w="80" w:type="dxa"/>
              <w:right w:w="90" w:type="dxa"/>
            </w:tcMar>
            <w:vAlign w:val="center"/>
          </w:tcPr>
          <w:p w14:paraId="1B586389">
            <w:pPr>
              <w:keepNext w:val="0"/>
              <w:keepLines w:val="0"/>
              <w:suppressLineNumbers w:val="0"/>
              <w:spacing w:before="0" w:beforeAutospacing="0" w:after="0" w:afterAutospacing="0" w:line="252" w:lineRule="auto"/>
              <w:ind w:left="0" w:leftChars="0" w:right="0" w:firstLine="0" w:firstLineChars="0"/>
              <w:jc w:val="both"/>
              <w:rPr>
                <w:rFonts w:hint="eastAsia" w:ascii="宋体" w:hAnsi="宋体" w:eastAsia="宋体" w:cs="宋体"/>
              </w:rPr>
            </w:pPr>
          </w:p>
        </w:tc>
        <w:tc>
          <w:tcPr>
            <w:tcW w:w="1434" w:type="dxa"/>
            <w:tcMar>
              <w:top w:w="80" w:type="dxa"/>
              <w:left w:w="90" w:type="dxa"/>
              <w:bottom w:w="80" w:type="dxa"/>
              <w:right w:w="90" w:type="dxa"/>
            </w:tcMar>
            <w:vAlign w:val="center"/>
          </w:tcPr>
          <w:p w14:paraId="29F91ABA">
            <w:pPr>
              <w:keepNext w:val="0"/>
              <w:keepLines w:val="0"/>
              <w:suppressLineNumbers w:val="0"/>
              <w:spacing w:before="0" w:beforeAutospacing="0" w:after="0" w:afterAutospacing="0" w:line="252" w:lineRule="auto"/>
              <w:ind w:left="0" w:leftChars="0" w:right="0" w:firstLine="0" w:firstLineChars="0"/>
              <w:jc w:val="both"/>
              <w:rPr>
                <w:rFonts w:hint="eastAsia" w:ascii="宋体" w:hAnsi="宋体" w:eastAsia="宋体" w:cs="宋体"/>
              </w:rPr>
            </w:pPr>
          </w:p>
        </w:tc>
        <w:tc>
          <w:tcPr>
            <w:tcW w:w="1434" w:type="dxa"/>
            <w:tcMar>
              <w:top w:w="80" w:type="dxa"/>
              <w:left w:w="90" w:type="dxa"/>
              <w:bottom w:w="80" w:type="dxa"/>
              <w:right w:w="90" w:type="dxa"/>
            </w:tcMar>
            <w:vAlign w:val="center"/>
          </w:tcPr>
          <w:p w14:paraId="5A6385A5">
            <w:pPr>
              <w:keepNext w:val="0"/>
              <w:keepLines w:val="0"/>
              <w:suppressLineNumbers w:val="0"/>
              <w:spacing w:before="0" w:beforeAutospacing="0" w:after="0" w:afterAutospacing="0" w:line="252" w:lineRule="auto"/>
              <w:ind w:left="0" w:leftChars="0" w:right="0" w:firstLine="0" w:firstLineChars="0"/>
              <w:jc w:val="both"/>
              <w:rPr>
                <w:rFonts w:hint="eastAsia" w:ascii="宋体" w:hAnsi="宋体" w:eastAsia="宋体" w:cs="宋体"/>
              </w:rPr>
            </w:pPr>
          </w:p>
        </w:tc>
      </w:tr>
      <w:tr w14:paraId="264677AF">
        <w:trPr>
          <w:trHeight w:val="765" w:hRule="atLeast"/>
          <w:jc w:val="center"/>
        </w:trPr>
        <w:tc>
          <w:tcPr>
            <w:tcW w:w="1434" w:type="dxa"/>
            <w:tcMar>
              <w:top w:w="80" w:type="dxa"/>
              <w:left w:w="90" w:type="dxa"/>
              <w:bottom w:w="80" w:type="dxa"/>
              <w:right w:w="90" w:type="dxa"/>
            </w:tcMar>
            <w:vAlign w:val="center"/>
          </w:tcPr>
          <w:p w14:paraId="4F2EBAE9">
            <w:pPr>
              <w:keepNext w:val="0"/>
              <w:keepLines w:val="0"/>
              <w:suppressLineNumbers w:val="0"/>
              <w:spacing w:before="0" w:beforeAutospacing="0" w:after="0" w:afterAutospacing="0" w:line="252" w:lineRule="auto"/>
              <w:ind w:left="0" w:leftChars="0" w:right="0" w:firstLine="0" w:firstLineChars="0"/>
              <w:jc w:val="center"/>
              <w:rPr>
                <w:rFonts w:hint="default"/>
              </w:rPr>
            </w:pPr>
            <w:r>
              <w:rPr>
                <w:rFonts w:hint="default" w:ascii="SimSong" w:hAnsi="SimSong" w:eastAsia="SimSong"/>
                <w:b w:val="0"/>
                <w:sz w:val="22"/>
              </w:rPr>
              <w:t>4</w:t>
            </w:r>
          </w:p>
        </w:tc>
        <w:tc>
          <w:tcPr>
            <w:tcW w:w="2868" w:type="dxa"/>
            <w:tcMar>
              <w:top w:w="80" w:type="dxa"/>
              <w:left w:w="90" w:type="dxa"/>
              <w:bottom w:w="80" w:type="dxa"/>
              <w:right w:w="90" w:type="dxa"/>
            </w:tcMar>
            <w:vAlign w:val="center"/>
          </w:tcPr>
          <w:p w14:paraId="372C3676">
            <w:pPr>
              <w:keepNext w:val="0"/>
              <w:keepLines w:val="0"/>
              <w:suppressLineNumbers w:val="0"/>
              <w:spacing w:before="0" w:beforeAutospacing="0" w:after="0" w:afterAutospacing="0" w:line="252" w:lineRule="auto"/>
              <w:ind w:left="0" w:leftChars="0" w:right="0" w:firstLine="0" w:firstLineChars="0"/>
              <w:jc w:val="both"/>
              <w:rPr>
                <w:rFonts w:hint="default"/>
              </w:rPr>
            </w:pPr>
          </w:p>
        </w:tc>
        <w:tc>
          <w:tcPr>
            <w:tcW w:w="2868" w:type="dxa"/>
            <w:gridSpan w:val="3"/>
            <w:tcMar>
              <w:top w:w="80" w:type="dxa"/>
              <w:left w:w="90" w:type="dxa"/>
              <w:bottom w:w="80" w:type="dxa"/>
              <w:right w:w="90" w:type="dxa"/>
            </w:tcMar>
            <w:vAlign w:val="center"/>
          </w:tcPr>
          <w:p w14:paraId="7C79368C">
            <w:pPr>
              <w:keepNext w:val="0"/>
              <w:keepLines w:val="0"/>
              <w:suppressLineNumbers w:val="0"/>
              <w:spacing w:before="0" w:beforeAutospacing="0" w:after="0" w:afterAutospacing="0" w:line="252" w:lineRule="auto"/>
              <w:ind w:left="0" w:leftChars="0" w:right="0" w:firstLine="0" w:firstLineChars="0"/>
              <w:jc w:val="both"/>
              <w:rPr>
                <w:rFonts w:hint="default"/>
              </w:rPr>
            </w:pPr>
          </w:p>
        </w:tc>
        <w:tc>
          <w:tcPr>
            <w:tcW w:w="1434" w:type="dxa"/>
            <w:tcMar>
              <w:top w:w="80" w:type="dxa"/>
              <w:left w:w="90" w:type="dxa"/>
              <w:bottom w:w="80" w:type="dxa"/>
              <w:right w:w="90" w:type="dxa"/>
            </w:tcMar>
            <w:vAlign w:val="center"/>
          </w:tcPr>
          <w:p w14:paraId="773A1FF0">
            <w:pPr>
              <w:keepNext w:val="0"/>
              <w:keepLines w:val="0"/>
              <w:suppressLineNumbers w:val="0"/>
              <w:spacing w:before="0" w:beforeAutospacing="0" w:after="0" w:afterAutospacing="0" w:line="252" w:lineRule="auto"/>
              <w:ind w:left="0" w:leftChars="0" w:right="0" w:firstLine="0" w:firstLineChars="0"/>
              <w:jc w:val="both"/>
              <w:rPr>
                <w:rFonts w:hint="default"/>
              </w:rPr>
            </w:pPr>
          </w:p>
        </w:tc>
        <w:tc>
          <w:tcPr>
            <w:tcW w:w="1434" w:type="dxa"/>
            <w:tcMar>
              <w:top w:w="80" w:type="dxa"/>
              <w:left w:w="90" w:type="dxa"/>
              <w:bottom w:w="80" w:type="dxa"/>
              <w:right w:w="90" w:type="dxa"/>
            </w:tcMar>
            <w:vAlign w:val="center"/>
          </w:tcPr>
          <w:p w14:paraId="6468BCBD">
            <w:pPr>
              <w:keepNext w:val="0"/>
              <w:keepLines w:val="0"/>
              <w:suppressLineNumbers w:val="0"/>
              <w:spacing w:before="0" w:beforeAutospacing="0" w:after="0" w:afterAutospacing="0" w:line="252" w:lineRule="auto"/>
              <w:ind w:left="0" w:leftChars="0" w:right="0" w:firstLine="0" w:firstLineChars="0"/>
              <w:jc w:val="both"/>
              <w:rPr>
                <w:rFonts w:hint="default"/>
              </w:rPr>
            </w:pPr>
          </w:p>
        </w:tc>
      </w:tr>
      <w:tr w14:paraId="246A003B">
        <w:trPr>
          <w:trHeight w:val="765" w:hRule="atLeast"/>
          <w:jc w:val="center"/>
        </w:trPr>
        <w:tc>
          <w:tcPr>
            <w:tcW w:w="1434" w:type="dxa"/>
            <w:tcMar>
              <w:top w:w="80" w:type="dxa"/>
              <w:left w:w="90" w:type="dxa"/>
              <w:bottom w:w="80" w:type="dxa"/>
              <w:right w:w="90" w:type="dxa"/>
            </w:tcMar>
            <w:vAlign w:val="center"/>
          </w:tcPr>
          <w:p w14:paraId="02F2FC99">
            <w:pPr>
              <w:keepNext w:val="0"/>
              <w:keepLines w:val="0"/>
              <w:suppressLineNumbers w:val="0"/>
              <w:spacing w:before="0" w:beforeAutospacing="0" w:after="0" w:afterAutospacing="0" w:line="252" w:lineRule="auto"/>
              <w:ind w:left="0" w:leftChars="0" w:right="0" w:firstLine="0" w:firstLineChars="0"/>
              <w:jc w:val="center"/>
              <w:rPr>
                <w:rFonts w:hint="default"/>
              </w:rPr>
            </w:pPr>
            <w:r>
              <w:rPr>
                <w:rFonts w:hint="default" w:ascii="SimSong" w:hAnsi="SimSong" w:eastAsia="SimSong"/>
                <w:b w:val="0"/>
                <w:sz w:val="22"/>
              </w:rPr>
              <w:t>5</w:t>
            </w:r>
          </w:p>
        </w:tc>
        <w:tc>
          <w:tcPr>
            <w:tcW w:w="2868" w:type="dxa"/>
            <w:tcMar>
              <w:top w:w="80" w:type="dxa"/>
              <w:left w:w="90" w:type="dxa"/>
              <w:bottom w:w="80" w:type="dxa"/>
              <w:right w:w="90" w:type="dxa"/>
            </w:tcMar>
            <w:vAlign w:val="center"/>
          </w:tcPr>
          <w:p w14:paraId="5353D3DF">
            <w:pPr>
              <w:keepNext w:val="0"/>
              <w:keepLines w:val="0"/>
              <w:suppressLineNumbers w:val="0"/>
              <w:spacing w:before="0" w:beforeAutospacing="0" w:after="0" w:afterAutospacing="0" w:line="252" w:lineRule="auto"/>
              <w:ind w:left="0" w:leftChars="0" w:right="0" w:firstLine="0" w:firstLineChars="0"/>
              <w:jc w:val="both"/>
              <w:rPr>
                <w:rFonts w:hint="default"/>
              </w:rPr>
            </w:pPr>
          </w:p>
        </w:tc>
        <w:tc>
          <w:tcPr>
            <w:tcW w:w="2868" w:type="dxa"/>
            <w:gridSpan w:val="3"/>
            <w:tcMar>
              <w:top w:w="80" w:type="dxa"/>
              <w:left w:w="90" w:type="dxa"/>
              <w:bottom w:w="80" w:type="dxa"/>
              <w:right w:w="90" w:type="dxa"/>
            </w:tcMar>
            <w:vAlign w:val="center"/>
          </w:tcPr>
          <w:p w14:paraId="2898FBBE">
            <w:pPr>
              <w:keepNext w:val="0"/>
              <w:keepLines w:val="0"/>
              <w:suppressLineNumbers w:val="0"/>
              <w:spacing w:before="0" w:beforeAutospacing="0" w:after="0" w:afterAutospacing="0" w:line="252" w:lineRule="auto"/>
              <w:ind w:left="0" w:leftChars="0" w:right="0" w:firstLine="0" w:firstLineChars="0"/>
              <w:jc w:val="both"/>
              <w:rPr>
                <w:rFonts w:hint="default"/>
              </w:rPr>
            </w:pPr>
          </w:p>
        </w:tc>
        <w:tc>
          <w:tcPr>
            <w:tcW w:w="1434" w:type="dxa"/>
            <w:tcMar>
              <w:top w:w="80" w:type="dxa"/>
              <w:left w:w="90" w:type="dxa"/>
              <w:bottom w:w="80" w:type="dxa"/>
              <w:right w:w="90" w:type="dxa"/>
            </w:tcMar>
            <w:vAlign w:val="center"/>
          </w:tcPr>
          <w:p w14:paraId="542A3518">
            <w:pPr>
              <w:keepNext w:val="0"/>
              <w:keepLines w:val="0"/>
              <w:suppressLineNumbers w:val="0"/>
              <w:spacing w:before="0" w:beforeAutospacing="0" w:after="0" w:afterAutospacing="0" w:line="252" w:lineRule="auto"/>
              <w:ind w:left="0" w:leftChars="0" w:right="0" w:firstLine="0" w:firstLineChars="0"/>
              <w:jc w:val="both"/>
              <w:rPr>
                <w:rFonts w:hint="default"/>
              </w:rPr>
            </w:pPr>
          </w:p>
        </w:tc>
        <w:tc>
          <w:tcPr>
            <w:tcW w:w="1434" w:type="dxa"/>
            <w:tcMar>
              <w:top w:w="80" w:type="dxa"/>
              <w:left w:w="90" w:type="dxa"/>
              <w:bottom w:w="80" w:type="dxa"/>
              <w:right w:w="90" w:type="dxa"/>
            </w:tcMar>
            <w:vAlign w:val="center"/>
          </w:tcPr>
          <w:p w14:paraId="5CBA4E93">
            <w:pPr>
              <w:keepNext w:val="0"/>
              <w:keepLines w:val="0"/>
              <w:suppressLineNumbers w:val="0"/>
              <w:spacing w:before="0" w:beforeAutospacing="0" w:after="0" w:afterAutospacing="0" w:line="252" w:lineRule="auto"/>
              <w:ind w:left="0" w:leftChars="0" w:right="0" w:firstLine="0" w:firstLineChars="0"/>
              <w:jc w:val="both"/>
              <w:rPr>
                <w:rFonts w:hint="default"/>
              </w:rPr>
            </w:pPr>
          </w:p>
        </w:tc>
      </w:tr>
      <w:tr w14:paraId="37974D49">
        <w:trPr>
          <w:trHeight w:val="765" w:hRule="atLeast"/>
          <w:jc w:val="center"/>
        </w:trPr>
        <w:tc>
          <w:tcPr>
            <w:tcW w:w="1434" w:type="dxa"/>
            <w:tcMar>
              <w:top w:w="80" w:type="dxa"/>
              <w:left w:w="90" w:type="dxa"/>
              <w:bottom w:w="80" w:type="dxa"/>
              <w:right w:w="90" w:type="dxa"/>
            </w:tcMar>
            <w:vAlign w:val="center"/>
          </w:tcPr>
          <w:p w14:paraId="558E20E7">
            <w:pPr>
              <w:keepNext w:val="0"/>
              <w:keepLines w:val="0"/>
              <w:suppressLineNumbers w:val="0"/>
              <w:spacing w:before="0" w:beforeAutospacing="0" w:after="0" w:afterAutospacing="0" w:line="252" w:lineRule="auto"/>
              <w:ind w:left="0" w:leftChars="0" w:right="0" w:firstLine="0" w:firstLineChars="0"/>
              <w:jc w:val="center"/>
              <w:rPr>
                <w:rFonts w:hint="default"/>
              </w:rPr>
            </w:pPr>
            <w:r>
              <w:rPr>
                <w:rFonts w:hint="default" w:ascii="SimSong" w:hAnsi="SimSong" w:eastAsia="SimSong"/>
                <w:b w:val="0"/>
                <w:sz w:val="22"/>
              </w:rPr>
              <w:t>6</w:t>
            </w:r>
          </w:p>
        </w:tc>
        <w:tc>
          <w:tcPr>
            <w:tcW w:w="2868" w:type="dxa"/>
            <w:tcMar>
              <w:top w:w="80" w:type="dxa"/>
              <w:left w:w="90" w:type="dxa"/>
              <w:bottom w:w="80" w:type="dxa"/>
              <w:right w:w="90" w:type="dxa"/>
            </w:tcMar>
            <w:vAlign w:val="center"/>
          </w:tcPr>
          <w:p w14:paraId="26EC5153">
            <w:pPr>
              <w:keepNext w:val="0"/>
              <w:keepLines w:val="0"/>
              <w:suppressLineNumbers w:val="0"/>
              <w:spacing w:before="0" w:beforeAutospacing="0" w:after="0" w:afterAutospacing="0" w:line="252" w:lineRule="auto"/>
              <w:ind w:left="0" w:leftChars="0" w:right="0" w:firstLine="0" w:firstLineChars="0"/>
              <w:jc w:val="both"/>
              <w:rPr>
                <w:rFonts w:hint="default"/>
              </w:rPr>
            </w:pPr>
          </w:p>
        </w:tc>
        <w:tc>
          <w:tcPr>
            <w:tcW w:w="2868" w:type="dxa"/>
            <w:gridSpan w:val="3"/>
            <w:tcMar>
              <w:top w:w="80" w:type="dxa"/>
              <w:left w:w="90" w:type="dxa"/>
              <w:bottom w:w="80" w:type="dxa"/>
              <w:right w:w="90" w:type="dxa"/>
            </w:tcMar>
            <w:vAlign w:val="center"/>
          </w:tcPr>
          <w:p w14:paraId="13D69F0D">
            <w:pPr>
              <w:keepNext w:val="0"/>
              <w:keepLines w:val="0"/>
              <w:suppressLineNumbers w:val="0"/>
              <w:spacing w:before="0" w:beforeAutospacing="0" w:after="0" w:afterAutospacing="0" w:line="252" w:lineRule="auto"/>
              <w:ind w:left="0" w:leftChars="0" w:right="0" w:firstLine="0" w:firstLineChars="0"/>
              <w:jc w:val="both"/>
              <w:rPr>
                <w:rFonts w:hint="default"/>
              </w:rPr>
            </w:pPr>
          </w:p>
        </w:tc>
        <w:tc>
          <w:tcPr>
            <w:tcW w:w="1434" w:type="dxa"/>
            <w:tcMar>
              <w:top w:w="80" w:type="dxa"/>
              <w:left w:w="90" w:type="dxa"/>
              <w:bottom w:w="80" w:type="dxa"/>
              <w:right w:w="90" w:type="dxa"/>
            </w:tcMar>
            <w:vAlign w:val="center"/>
          </w:tcPr>
          <w:p w14:paraId="5A63E045">
            <w:pPr>
              <w:keepNext w:val="0"/>
              <w:keepLines w:val="0"/>
              <w:suppressLineNumbers w:val="0"/>
              <w:spacing w:before="0" w:beforeAutospacing="0" w:after="0" w:afterAutospacing="0" w:line="252" w:lineRule="auto"/>
              <w:ind w:left="0" w:leftChars="0" w:right="0" w:firstLine="0" w:firstLineChars="0"/>
              <w:jc w:val="both"/>
              <w:rPr>
                <w:rFonts w:hint="default"/>
              </w:rPr>
            </w:pPr>
          </w:p>
        </w:tc>
        <w:tc>
          <w:tcPr>
            <w:tcW w:w="1434" w:type="dxa"/>
            <w:tcMar>
              <w:top w:w="80" w:type="dxa"/>
              <w:left w:w="90" w:type="dxa"/>
              <w:bottom w:w="80" w:type="dxa"/>
              <w:right w:w="90" w:type="dxa"/>
            </w:tcMar>
            <w:vAlign w:val="center"/>
          </w:tcPr>
          <w:p w14:paraId="0D7D30B8">
            <w:pPr>
              <w:keepNext w:val="0"/>
              <w:keepLines w:val="0"/>
              <w:suppressLineNumbers w:val="0"/>
              <w:spacing w:before="0" w:beforeAutospacing="0" w:after="0" w:afterAutospacing="0" w:line="252" w:lineRule="auto"/>
              <w:ind w:left="0" w:leftChars="0" w:right="0" w:firstLine="0" w:firstLineChars="0"/>
              <w:jc w:val="both"/>
              <w:rPr>
                <w:rFonts w:hint="default"/>
              </w:rPr>
            </w:pPr>
          </w:p>
        </w:tc>
      </w:tr>
      <w:tr w14:paraId="3A1C3DA8">
        <w:trPr>
          <w:trHeight w:val="765" w:hRule="atLeast"/>
          <w:jc w:val="center"/>
        </w:trPr>
        <w:tc>
          <w:tcPr>
            <w:tcW w:w="1434" w:type="dxa"/>
            <w:tcMar>
              <w:top w:w="80" w:type="dxa"/>
              <w:left w:w="90" w:type="dxa"/>
              <w:bottom w:w="80" w:type="dxa"/>
              <w:right w:w="90" w:type="dxa"/>
            </w:tcMar>
            <w:vAlign w:val="center"/>
          </w:tcPr>
          <w:p w14:paraId="63E943FD">
            <w:pPr>
              <w:keepNext w:val="0"/>
              <w:keepLines w:val="0"/>
              <w:suppressLineNumbers w:val="0"/>
              <w:spacing w:before="0" w:beforeAutospacing="0" w:after="0" w:afterAutospacing="0" w:line="252" w:lineRule="auto"/>
              <w:ind w:left="0" w:leftChars="0" w:right="0" w:firstLine="0" w:firstLineChars="0"/>
              <w:jc w:val="center"/>
              <w:rPr>
                <w:rFonts w:hint="default"/>
              </w:rPr>
            </w:pPr>
            <w:r>
              <w:rPr>
                <w:rFonts w:hint="default" w:ascii="SimSong" w:hAnsi="SimSong" w:eastAsia="SimSong"/>
                <w:b w:val="0"/>
                <w:sz w:val="22"/>
              </w:rPr>
              <w:t>7</w:t>
            </w:r>
          </w:p>
        </w:tc>
        <w:tc>
          <w:tcPr>
            <w:tcW w:w="2868" w:type="dxa"/>
            <w:tcMar>
              <w:top w:w="80" w:type="dxa"/>
              <w:left w:w="90" w:type="dxa"/>
              <w:bottom w:w="80" w:type="dxa"/>
              <w:right w:w="90" w:type="dxa"/>
            </w:tcMar>
            <w:vAlign w:val="center"/>
          </w:tcPr>
          <w:p w14:paraId="60BC46F4">
            <w:pPr>
              <w:keepNext w:val="0"/>
              <w:keepLines w:val="0"/>
              <w:suppressLineNumbers w:val="0"/>
              <w:spacing w:before="0" w:beforeAutospacing="0" w:after="0" w:afterAutospacing="0" w:line="252" w:lineRule="auto"/>
              <w:ind w:left="0" w:leftChars="0" w:right="0" w:firstLine="0" w:firstLineChars="0"/>
              <w:jc w:val="both"/>
              <w:rPr>
                <w:rFonts w:hint="default"/>
              </w:rPr>
            </w:pPr>
          </w:p>
        </w:tc>
        <w:tc>
          <w:tcPr>
            <w:tcW w:w="2868" w:type="dxa"/>
            <w:gridSpan w:val="3"/>
            <w:tcMar>
              <w:top w:w="80" w:type="dxa"/>
              <w:left w:w="90" w:type="dxa"/>
              <w:bottom w:w="80" w:type="dxa"/>
              <w:right w:w="90" w:type="dxa"/>
            </w:tcMar>
            <w:vAlign w:val="center"/>
          </w:tcPr>
          <w:p w14:paraId="6DC71BAE">
            <w:pPr>
              <w:keepNext w:val="0"/>
              <w:keepLines w:val="0"/>
              <w:suppressLineNumbers w:val="0"/>
              <w:spacing w:before="0" w:beforeAutospacing="0" w:after="0" w:afterAutospacing="0" w:line="252" w:lineRule="auto"/>
              <w:ind w:left="0" w:leftChars="0" w:right="0" w:firstLine="0" w:firstLineChars="0"/>
              <w:jc w:val="both"/>
              <w:rPr>
                <w:rFonts w:hint="default"/>
              </w:rPr>
            </w:pPr>
          </w:p>
        </w:tc>
        <w:tc>
          <w:tcPr>
            <w:tcW w:w="1434" w:type="dxa"/>
            <w:tcMar>
              <w:top w:w="80" w:type="dxa"/>
              <w:left w:w="90" w:type="dxa"/>
              <w:bottom w:w="80" w:type="dxa"/>
              <w:right w:w="90" w:type="dxa"/>
            </w:tcMar>
            <w:vAlign w:val="center"/>
          </w:tcPr>
          <w:p w14:paraId="34050284">
            <w:pPr>
              <w:keepNext w:val="0"/>
              <w:keepLines w:val="0"/>
              <w:suppressLineNumbers w:val="0"/>
              <w:spacing w:before="0" w:beforeAutospacing="0" w:after="0" w:afterAutospacing="0" w:line="252" w:lineRule="auto"/>
              <w:ind w:left="0" w:leftChars="0" w:right="0" w:firstLine="0" w:firstLineChars="0"/>
              <w:jc w:val="both"/>
              <w:rPr>
                <w:rFonts w:hint="default"/>
              </w:rPr>
            </w:pPr>
          </w:p>
        </w:tc>
        <w:tc>
          <w:tcPr>
            <w:tcW w:w="1434" w:type="dxa"/>
            <w:tcMar>
              <w:top w:w="80" w:type="dxa"/>
              <w:left w:w="90" w:type="dxa"/>
              <w:bottom w:w="80" w:type="dxa"/>
              <w:right w:w="90" w:type="dxa"/>
            </w:tcMar>
            <w:vAlign w:val="center"/>
          </w:tcPr>
          <w:p w14:paraId="3574066C">
            <w:pPr>
              <w:keepNext w:val="0"/>
              <w:keepLines w:val="0"/>
              <w:suppressLineNumbers w:val="0"/>
              <w:spacing w:before="0" w:beforeAutospacing="0" w:after="0" w:afterAutospacing="0" w:line="252" w:lineRule="auto"/>
              <w:ind w:left="0" w:leftChars="0" w:right="0" w:firstLine="0" w:firstLineChars="0"/>
              <w:jc w:val="both"/>
              <w:rPr>
                <w:rFonts w:hint="default"/>
              </w:rPr>
            </w:pPr>
          </w:p>
        </w:tc>
      </w:tr>
      <w:tr w14:paraId="4C9C3028">
        <w:trPr>
          <w:trHeight w:val="1077" w:hRule="atLeast"/>
          <w:jc w:val="center"/>
        </w:trPr>
        <w:tc>
          <w:tcPr>
            <w:tcW w:w="1434" w:type="dxa"/>
            <w:tcMar>
              <w:top w:w="80" w:type="dxa"/>
              <w:left w:w="90" w:type="dxa"/>
              <w:bottom w:w="80" w:type="dxa"/>
              <w:right w:w="90" w:type="dxa"/>
            </w:tcMar>
            <w:vAlign w:val="center"/>
          </w:tcPr>
          <w:p w14:paraId="461382E2">
            <w:pPr>
              <w:keepNext w:val="0"/>
              <w:keepLines w:val="0"/>
              <w:suppressLineNumbers w:val="0"/>
              <w:spacing w:before="0" w:beforeAutospacing="0" w:after="0" w:afterAutospacing="0" w:line="252" w:lineRule="auto"/>
              <w:ind w:left="0" w:leftChars="0" w:right="0" w:firstLine="0" w:firstLineChars="0"/>
              <w:jc w:val="center"/>
              <w:rPr>
                <w:rFonts w:hint="default"/>
              </w:rPr>
            </w:pPr>
            <w:r>
              <w:rPr>
                <w:rFonts w:hint="default" w:ascii="SimSong" w:hAnsi="SimSong" w:eastAsia="SimSong"/>
                <w:b w:val="0"/>
                <w:sz w:val="24"/>
              </w:rPr>
              <w:t>验收意</w:t>
            </w:r>
            <w:r>
              <w:rPr>
                <w:rFonts w:hint="default"/>
              </w:rPr>
              <w:br w:type="textWrapping"/>
            </w:r>
            <w:r>
              <w:rPr>
                <w:rFonts w:hint="default" w:ascii="SimSong" w:hAnsi="SimSong" w:eastAsia="SimSong"/>
                <w:b w:val="0"/>
                <w:sz w:val="24"/>
              </w:rPr>
              <w:t>见</w:t>
            </w:r>
          </w:p>
        </w:tc>
        <w:tc>
          <w:tcPr>
            <w:tcW w:w="8604" w:type="dxa"/>
            <w:gridSpan w:val="6"/>
            <w:tcMar>
              <w:top w:w="80" w:type="dxa"/>
              <w:left w:w="90" w:type="dxa"/>
              <w:bottom w:w="80" w:type="dxa"/>
              <w:right w:w="90" w:type="dxa"/>
            </w:tcMar>
            <w:vAlign w:val="center"/>
          </w:tcPr>
          <w:p w14:paraId="40514239">
            <w:pPr>
              <w:pStyle w:val="44"/>
              <w:keepNext w:val="0"/>
              <w:keepLines w:val="0"/>
              <w:suppressLineNumbers w:val="0"/>
              <w:spacing w:before="155" w:beforeAutospacing="0" w:after="0" w:afterAutospacing="0"/>
              <w:ind w:left="0" w:leftChars="0" w:right="0" w:firstLine="0" w:firstLineChars="0"/>
              <w:rPr>
                <w:rFonts w:hint="eastAsia" w:eastAsia="宋体"/>
                <w:lang w:eastAsia="zh-CN"/>
              </w:rPr>
            </w:pPr>
            <w:r>
              <w:rPr>
                <w:rFonts w:hint="default"/>
                <w:spacing w:val="3"/>
                <w:sz w:val="24"/>
                <w:szCs w:val="24"/>
              </w:rPr>
              <w:t>验收</w:t>
            </w:r>
            <w:r>
              <w:rPr>
                <w:rFonts w:hint="default"/>
                <w:spacing w:val="7"/>
                <w:sz w:val="24"/>
                <w:szCs w:val="24"/>
              </w:rPr>
              <w:t>通过</w:t>
            </w:r>
            <w:r>
              <w:rPr>
                <w:rFonts w:hint="eastAsia"/>
                <w:spacing w:val="7"/>
                <w:sz w:val="24"/>
                <w:szCs w:val="24"/>
                <w:lang w:eastAsia="zh-CN"/>
              </w:rPr>
              <w:t>。</w:t>
            </w:r>
          </w:p>
        </w:tc>
      </w:tr>
      <w:tr w14:paraId="646C307D">
        <w:trPr>
          <w:trHeight w:val="1077" w:hRule="atLeast"/>
          <w:jc w:val="center"/>
        </w:trPr>
        <w:tc>
          <w:tcPr>
            <w:tcW w:w="5019" w:type="dxa"/>
            <w:gridSpan w:val="3"/>
            <w:tcMar>
              <w:top w:w="80" w:type="dxa"/>
              <w:left w:w="90" w:type="dxa"/>
              <w:bottom w:w="80" w:type="dxa"/>
              <w:right w:w="90" w:type="dxa"/>
            </w:tcMar>
            <w:vAlign w:val="top"/>
          </w:tcPr>
          <w:p w14:paraId="65145D2B">
            <w:pPr>
              <w:pStyle w:val="44"/>
              <w:keepNext w:val="0"/>
              <w:keepLines w:val="0"/>
              <w:suppressLineNumbers w:val="0"/>
              <w:spacing w:before="155" w:beforeAutospacing="0" w:after="0" w:afterAutospacing="0" w:line="480" w:lineRule="auto"/>
              <w:ind w:left="0" w:leftChars="0" w:right="0" w:firstLine="0" w:firstLineChars="0"/>
              <w:rPr>
                <w:rFonts w:hint="default"/>
                <w:spacing w:val="3"/>
                <w:sz w:val="28"/>
                <w:szCs w:val="28"/>
                <w:lang w:eastAsia="zh-CN"/>
              </w:rPr>
            </w:pPr>
            <w:r>
              <w:rPr>
                <w:rFonts w:hint="eastAsia" w:ascii="宋体" w:hAnsi="宋体" w:eastAsia="宋体" w:cs="宋体"/>
                <w:spacing w:val="3"/>
                <w:sz w:val="28"/>
                <w:szCs w:val="28"/>
                <w:lang w:val="en-US" w:eastAsia="zh-CN" w:bidi="ar-SA"/>
              </w:rPr>
              <w:t>委托方</w:t>
            </w:r>
            <w:r>
              <w:rPr>
                <w:rFonts w:hint="eastAsia"/>
                <w:spacing w:val="3"/>
                <w:sz w:val="28"/>
                <w:szCs w:val="28"/>
                <w:lang w:eastAsia="zh-CN"/>
              </w:rPr>
              <w:t>（章）：</w:t>
            </w:r>
          </w:p>
          <w:p w14:paraId="2A8A1424">
            <w:pPr>
              <w:keepNext w:val="0"/>
              <w:keepLines w:val="0"/>
              <w:suppressLineNumbers w:val="0"/>
              <w:spacing w:before="155" w:beforeAutospacing="0" w:after="200" w:afterAutospacing="0" w:line="480" w:lineRule="auto"/>
              <w:ind w:left="0" w:leftChars="0" w:right="0" w:firstLine="0" w:firstLineChars="0"/>
              <w:rPr>
                <w:rFonts w:hint="eastAsia" w:ascii="宋体" w:hAnsi="宋体" w:eastAsia="宋体" w:cs="宋体"/>
                <w:spacing w:val="3"/>
                <w:sz w:val="28"/>
                <w:szCs w:val="28"/>
                <w:lang w:val="en-US" w:eastAsia="zh-CN" w:bidi="ar-SA"/>
              </w:rPr>
            </w:pPr>
            <w:r>
              <w:rPr>
                <w:rFonts w:hint="eastAsia" w:ascii="宋体" w:hAnsi="宋体" w:eastAsia="宋体" w:cs="宋体"/>
                <w:spacing w:val="3"/>
                <w:sz w:val="28"/>
                <w:szCs w:val="28"/>
                <w:lang w:val="en-US" w:eastAsia="zh-CN" w:bidi="ar-SA"/>
              </w:rPr>
              <w:t>代表：</w:t>
            </w:r>
          </w:p>
          <w:p w14:paraId="24656640">
            <w:pPr>
              <w:keepNext w:val="0"/>
              <w:keepLines w:val="0"/>
              <w:suppressLineNumbers w:val="0"/>
              <w:spacing w:before="155" w:beforeAutospacing="0" w:after="200" w:afterAutospacing="0" w:line="480" w:lineRule="auto"/>
              <w:ind w:left="0" w:leftChars="0" w:right="0" w:firstLine="0" w:firstLineChars="0"/>
              <w:rPr>
                <w:rFonts w:hint="eastAsia" w:ascii="宋体" w:hAnsi="宋体" w:eastAsia="宋体" w:cs="宋体"/>
                <w:spacing w:val="3"/>
                <w:sz w:val="28"/>
                <w:szCs w:val="28"/>
                <w:lang w:val="en-US" w:eastAsia="zh-CN" w:bidi="ar-SA"/>
              </w:rPr>
            </w:pPr>
            <w:r>
              <w:rPr>
                <w:rFonts w:hint="eastAsia" w:ascii="宋体" w:hAnsi="宋体" w:eastAsia="宋体" w:cs="宋体"/>
                <w:spacing w:val="3"/>
                <w:sz w:val="28"/>
                <w:szCs w:val="28"/>
                <w:lang w:val="en-US" w:eastAsia="zh-CN" w:bidi="ar-SA"/>
              </w:rPr>
              <w:t>日期：      年  月   日</w:t>
            </w:r>
          </w:p>
        </w:tc>
        <w:tc>
          <w:tcPr>
            <w:tcW w:w="5019" w:type="dxa"/>
            <w:gridSpan w:val="4"/>
            <w:tcMar>
              <w:top w:w="80" w:type="dxa"/>
              <w:left w:w="90" w:type="dxa"/>
              <w:bottom w:w="80" w:type="dxa"/>
              <w:right w:w="90" w:type="dxa"/>
            </w:tcMar>
            <w:vAlign w:val="top"/>
          </w:tcPr>
          <w:p w14:paraId="6931FC51">
            <w:pPr>
              <w:pStyle w:val="44"/>
              <w:keepNext w:val="0"/>
              <w:keepLines w:val="0"/>
              <w:suppressLineNumbers w:val="0"/>
              <w:spacing w:before="155" w:beforeAutospacing="0" w:after="0" w:afterAutospacing="0" w:line="480" w:lineRule="auto"/>
              <w:ind w:left="0" w:leftChars="0" w:right="0" w:firstLine="0" w:firstLineChars="0"/>
              <w:rPr>
                <w:rFonts w:hint="default"/>
                <w:spacing w:val="3"/>
                <w:sz w:val="28"/>
                <w:szCs w:val="28"/>
                <w:lang w:eastAsia="zh-CN"/>
              </w:rPr>
            </w:pPr>
            <w:r>
              <w:rPr>
                <w:rFonts w:hint="eastAsia"/>
                <w:spacing w:val="3"/>
                <w:sz w:val="28"/>
                <w:szCs w:val="28"/>
                <w:lang w:val="en-US" w:eastAsia="zh-CN"/>
              </w:rPr>
              <w:t>服务方</w:t>
            </w:r>
            <w:r>
              <w:rPr>
                <w:rFonts w:hint="eastAsia"/>
                <w:spacing w:val="3"/>
                <w:sz w:val="28"/>
                <w:szCs w:val="28"/>
                <w:lang w:eastAsia="zh-CN"/>
              </w:rPr>
              <w:t>（章）：</w:t>
            </w:r>
          </w:p>
          <w:p w14:paraId="6E5F59C9">
            <w:pPr>
              <w:pStyle w:val="44"/>
              <w:keepNext w:val="0"/>
              <w:keepLines w:val="0"/>
              <w:suppressLineNumbers w:val="0"/>
              <w:spacing w:before="155" w:beforeAutospacing="0" w:after="0" w:afterAutospacing="0" w:line="480" w:lineRule="auto"/>
              <w:ind w:left="0" w:leftChars="0" w:right="0" w:firstLine="0" w:firstLineChars="0"/>
              <w:rPr>
                <w:rFonts w:hint="default"/>
                <w:spacing w:val="3"/>
                <w:sz w:val="28"/>
                <w:szCs w:val="28"/>
                <w:lang w:eastAsia="zh-CN"/>
              </w:rPr>
            </w:pPr>
            <w:r>
              <w:rPr>
                <w:rFonts w:hint="eastAsia"/>
                <w:spacing w:val="3"/>
                <w:sz w:val="28"/>
                <w:szCs w:val="28"/>
                <w:lang w:eastAsia="zh-CN"/>
              </w:rPr>
              <w:t>代表：</w:t>
            </w:r>
          </w:p>
          <w:p w14:paraId="59767ABE">
            <w:pPr>
              <w:pStyle w:val="44"/>
              <w:keepNext w:val="0"/>
              <w:keepLines w:val="0"/>
              <w:suppressLineNumbers w:val="0"/>
              <w:spacing w:before="155" w:beforeAutospacing="0" w:after="0" w:afterAutospacing="0" w:line="480" w:lineRule="auto"/>
              <w:ind w:left="0" w:leftChars="0" w:right="0" w:firstLine="0" w:firstLineChars="0"/>
              <w:rPr>
                <w:rFonts w:hint="default"/>
              </w:rPr>
            </w:pPr>
            <w:r>
              <w:rPr>
                <w:rFonts w:hint="eastAsia"/>
                <w:spacing w:val="3"/>
                <w:sz w:val="28"/>
                <w:szCs w:val="28"/>
                <w:lang w:eastAsia="zh-CN"/>
              </w:rPr>
              <w:t>日期：</w:t>
            </w:r>
            <w:r>
              <w:rPr>
                <w:rFonts w:hint="eastAsia"/>
                <w:spacing w:val="3"/>
                <w:sz w:val="28"/>
                <w:szCs w:val="28"/>
                <w:lang w:val="en-US" w:eastAsia="zh-CN"/>
              </w:rPr>
              <w:t xml:space="preserve">      </w:t>
            </w:r>
            <w:r>
              <w:rPr>
                <w:rFonts w:hint="eastAsia"/>
                <w:spacing w:val="3"/>
                <w:sz w:val="28"/>
                <w:szCs w:val="28"/>
                <w:lang w:eastAsia="zh-CN"/>
              </w:rPr>
              <w:t>年</w:t>
            </w:r>
            <w:r>
              <w:rPr>
                <w:rFonts w:hint="eastAsia"/>
                <w:spacing w:val="3"/>
                <w:sz w:val="28"/>
                <w:szCs w:val="28"/>
                <w:lang w:val="en-US" w:eastAsia="zh-CN"/>
              </w:rPr>
              <w:t xml:space="preserve">  </w:t>
            </w:r>
            <w:r>
              <w:rPr>
                <w:rFonts w:hint="eastAsia"/>
                <w:spacing w:val="3"/>
                <w:sz w:val="28"/>
                <w:szCs w:val="28"/>
                <w:lang w:eastAsia="zh-CN"/>
              </w:rPr>
              <w:t>月</w:t>
            </w:r>
            <w:r>
              <w:rPr>
                <w:rFonts w:hint="eastAsia"/>
                <w:spacing w:val="3"/>
                <w:sz w:val="28"/>
                <w:szCs w:val="28"/>
                <w:lang w:val="en-US" w:eastAsia="zh-CN"/>
              </w:rPr>
              <w:t xml:space="preserve">   </w:t>
            </w:r>
            <w:r>
              <w:rPr>
                <w:rFonts w:hint="eastAsia"/>
                <w:spacing w:val="3"/>
                <w:sz w:val="28"/>
                <w:szCs w:val="28"/>
                <w:lang w:eastAsia="zh-CN"/>
              </w:rPr>
              <w:t>日</w:t>
            </w:r>
          </w:p>
        </w:tc>
      </w:tr>
    </w:tbl>
    <w:p w14:paraId="34BE7268">
      <w:pPr>
        <w:rPr>
          <w:rFonts w:hint="default"/>
          <w:lang w:val="en-US" w:eastAsia="zh-CN"/>
        </w:rPr>
      </w:pPr>
    </w:p>
    <w:p w14:paraId="3C384081">
      <w:pPr>
        <w:spacing w:line="440" w:lineRule="exact"/>
        <w:ind w:left="0" w:leftChars="0" w:firstLine="0" w:firstLineChars="0"/>
        <w:jc w:val="both"/>
        <w:rPr>
          <w:rFonts w:hint="default" w:ascii="宋体" w:hAnsi="宋体" w:eastAsia="黑体"/>
          <w:sz w:val="24"/>
          <w:lang w:val="en-US" w:eastAsia="zh-CN"/>
        </w:rPr>
      </w:pPr>
    </w:p>
    <w:sectPr>
      <w:footerReference r:id="rId8" w:type="default"/>
      <w:pgSz w:w="11906" w:h="16838"/>
      <w:pgMar w:top="851" w:right="1247" w:bottom="851" w:left="1418" w:header="851" w:footer="992" w:gutter="0"/>
      <w:pgBorders>
        <w:top w:val="none" w:sz="0" w:space="0"/>
        <w:left w:val="none" w:sz="0" w:space="0"/>
        <w:bottom w:val="none" w:sz="0" w:space="0"/>
        <w:right w:val="none" w:sz="0" w:space="0"/>
      </w:pgBorders>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唐诚" w:date="2026-08-17T10:16:16Z" w:initials="">
    <w:p w14:paraId="7B1A2DC5">
      <w:pPr>
        <w:pStyle w:val="9"/>
        <w:rPr>
          <w:rFonts w:hint="default" w:eastAsia="宋体"/>
          <w:lang w:val="en-US" w:eastAsia="zh-CN"/>
        </w:rPr>
      </w:pPr>
      <w:r>
        <w:rPr>
          <w:rFonts w:hint="eastAsia"/>
          <w:lang w:val="en-US" w:eastAsia="zh-CN"/>
        </w:rPr>
        <w:t>增加fastgpt定义</w:t>
      </w:r>
    </w:p>
  </w:comment>
  <w:comment w:id="1" w:author="唐诚" w:date="2026-08-17T14:40:05Z" w:initials="">
    <w:p w14:paraId="7425C16A">
      <w:pPr>
        <w:pStyle w:val="9"/>
        <w:rPr>
          <w:rFonts w:hint="default" w:eastAsia="宋体"/>
          <w:lang w:val="en-US" w:eastAsia="zh-CN"/>
        </w:rPr>
      </w:pPr>
      <w:r>
        <w:rPr>
          <w:rFonts w:hint="eastAsia"/>
          <w:lang w:val="en-US" w:eastAsia="zh-CN"/>
        </w:rPr>
        <w:t>补充套餐</w:t>
      </w:r>
    </w:p>
  </w:comment>
  <w:comment w:id="2" w:author="唐诚" w:date="2026-08-17T10:21:36Z" w:initials="">
    <w:p w14:paraId="1307A4A8">
      <w:pPr>
        <w:pStyle w:val="9"/>
        <w:rPr>
          <w:rFonts w:hint="default" w:eastAsia="宋体"/>
          <w:lang w:val="en-US" w:eastAsia="zh-CN"/>
        </w:rPr>
      </w:pPr>
      <w:r>
        <w:rPr>
          <w:rFonts w:hint="eastAsia"/>
          <w:lang w:val="en-US" w:eastAsia="zh-CN"/>
        </w:rPr>
        <w:t>甲方在乙方平台上实现的。。。产权归甲方所有。</w:t>
      </w:r>
    </w:p>
    <w:p w14:paraId="0926F4AC">
      <w:pPr>
        <w:pStyle w:val="9"/>
      </w:pPr>
    </w:p>
  </w:comment>
  <w:comment w:id="3" w:author="唐诚" w:date="2026-08-14T18:25:29Z" w:initials="">
    <w:p w14:paraId="4AB2BD52">
      <w:pPr>
        <w:pStyle w:val="9"/>
        <w:rPr>
          <w:rFonts w:hint="eastAsia"/>
          <w:lang w:val="en-US" w:eastAsia="zh-CN"/>
        </w:rPr>
      </w:pPr>
      <w:r>
        <w:rPr>
          <w:rFonts w:hint="eastAsia"/>
          <w:lang w:val="en-US" w:eastAsia="zh-CN"/>
        </w:rPr>
        <w:t>增加 甲、乙双方的条款；</w:t>
      </w:r>
    </w:p>
    <w:p w14:paraId="09A4C37E">
      <w:pPr>
        <w:pStyle w:val="9"/>
        <w:rPr>
          <w:rFonts w:hint="default" w:eastAsia="宋体"/>
          <w:lang w:val="en-US" w:eastAsia="zh-CN"/>
        </w:rPr>
      </w:pPr>
      <w:r>
        <w:rPr>
          <w:rFonts w:hint="eastAsia"/>
          <w:lang w:val="en-US" w:eastAsia="zh-CN"/>
        </w:rPr>
        <w:t>已付款项的条款说明</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B1A2DC5" w15:done="0"/>
  <w15:commentEx w15:paraId="7425C16A" w15:done="0"/>
  <w15:commentEx w15:paraId="0926F4AC" w15:done="0"/>
  <w15:commentEx w15:paraId="09A4C37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Heiti SC Medium">
    <w:panose1 w:val="02000000000000000000"/>
    <w:charset w:val="86"/>
    <w:family w:val="auto"/>
    <w:pitch w:val="default"/>
    <w:sig w:usb0="8000002F" w:usb1="0800004A" w:usb2="00000000" w:usb3="00000000" w:csb0="203E0000" w:csb1="00000000"/>
  </w:font>
  <w:font w:name="汉仪中黑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2000000" w:usb3="00000000" w:csb0="0000019F" w:csb1="00000000"/>
  </w:font>
  <w:font w:name="苹方-简">
    <w:panose1 w:val="020B0400000000000000"/>
    <w:charset w:val="86"/>
    <w:family w:val="auto"/>
    <w:pitch w:val="default"/>
    <w:sig w:usb0="A00002FF" w:usb1="7ACFFDFB" w:usb2="00000017" w:usb3="00000000" w:csb0="00040001" w:csb1="00000000"/>
  </w:font>
  <w:font w:name="Songti SC">
    <w:panose1 w:val="02010800040101010101"/>
    <w:charset w:val="86"/>
    <w:family w:val="auto"/>
    <w:pitch w:val="default"/>
    <w:sig w:usb0="00000001" w:usb1="080F0000" w:usb2="00000000" w:usb3="00000000" w:csb0="00040000" w:csb1="00000000"/>
  </w:font>
  <w:font w:name="Tahoma">
    <w:panose1 w:val="020B0604030504040204"/>
    <w:charset w:val="00"/>
    <w:family w:val="swiss"/>
    <w:pitch w:val="default"/>
    <w:sig w:usb0="E1002AFF" w:usb1="C000605B" w:usb2="00000029" w:usb3="00000000" w:csb0="200101FF" w:csb1="20280000"/>
  </w:font>
  <w:font w:name="Arial Unicode MS">
    <w:panose1 w:val="020B0604020202020204"/>
    <w:charset w:val="86"/>
    <w:family w:val="auto"/>
    <w:pitch w:val="default"/>
    <w:sig w:usb0="FFFFFFFF" w:usb1="E9FFFFFF" w:usb2="0000003F" w:usb3="00000000" w:csb0="603F01FF" w:csb1="FFFF0000"/>
  </w:font>
  <w:font w:name="Source Han Sans CN">
    <w:altName w:val="苹方-简"/>
    <w:panose1 w:val="00000000000000000000"/>
    <w:charset w:val="00"/>
    <w:family w:val="auto"/>
    <w:pitch w:val="default"/>
    <w:sig w:usb0="00000000" w:usb1="00000000" w:usb2="00000000" w:usb3="00000000" w:csb0="00000000" w:csb1="00000000"/>
  </w:font>
  <w:font w:name="思源黑体 CN">
    <w:altName w:val="汉仪中黑KW"/>
    <w:panose1 w:val="00000000000000000000"/>
    <w:charset w:val="00"/>
    <w:family w:val="auto"/>
    <w:pitch w:val="default"/>
    <w:sig w:usb0="00000000" w:usb1="00000000" w:usb2="00000000" w:usb3="00000000" w:csb0="00000000" w:csb1="00000000"/>
  </w:font>
  <w:font w:name="Wingdings 2">
    <w:panose1 w:val="05020102010507070707"/>
    <w:charset w:val="00"/>
    <w:family w:val="auto"/>
    <w:pitch w:val="default"/>
    <w:sig w:usb0="00000000" w:usb1="00000000" w:usb2="00000000" w:usb3="00000000" w:csb0="80000000" w:csb1="00000000"/>
  </w:font>
  <w:font w:name="SimSong">
    <w:panose1 w:val="02020300000000000000"/>
    <w:charset w:val="86"/>
    <w:family w:val="auto"/>
    <w:pitch w:val="default"/>
    <w:sig w:usb0="800002BF" w:usb1="38CF7CFA" w:usb2="00000016" w:usb3="00000000" w:csb0="0004000D" w:csb1="00000000"/>
  </w:font>
  <w:font w:name="华文细黑">
    <w:altName w:val="黑体-简"/>
    <w:panose1 w:val="02010600040101010101"/>
    <w:charset w:val="86"/>
    <w:family w:val="auto"/>
    <w:pitch w:val="default"/>
    <w:sig w:usb0="00000000" w:usb1="00000000" w:usb2="00000010" w:usb3="00000000" w:csb0="0004009F"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971B5">
    <w:pPr>
      <w:jc w:val="center"/>
    </w:pPr>
    <w:r>
      <w:rPr>
        <w:rFonts w:hint="eastAsia"/>
      </w:rPr>
      <w:fldChar w:fldCharType="begin"/>
    </w:r>
    <w:r>
      <w:rPr>
        <w:rFonts w:hint="eastAsia"/>
      </w:rPr>
      <w:instrText xml:space="preserve"> PAGE  \* MERGEFORMAT </w:instrText>
    </w:r>
    <w:r>
      <w:rPr>
        <w:rFonts w:hint="eastAsia"/>
      </w:rPr>
      <w:fldChar w:fldCharType="separate"/>
    </w:r>
    <w:r>
      <w:t>1</w:t>
    </w:r>
    <w:r>
      <w:rPr>
        <w:rFonts w:hint="eastAsia"/>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AB714E">
    <w:pPr>
      <w:pStyle w:val="14"/>
    </w:pPr>
    <w:r>
      <w:t xml:space="preserve">                                                                              </w:t>
    </w:r>
  </w:p>
  <w:p w14:paraId="313977AF">
    <w:pPr>
      <w:pStyle w:val="14"/>
      <w:jc w:val="right"/>
      <w:rPr>
        <w:rFonts w:ascii="黑体" w:hAnsi="华文细黑" w:eastAsia="黑体"/>
        <w:sz w:val="21"/>
      </w:rPr>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FFD0BD"/>
    <w:multiLevelType w:val="multilevel"/>
    <w:tmpl w:val="BFFFD0BD"/>
    <w:lvl w:ilvl="0" w:tentative="0">
      <w:start w:val="1"/>
      <w:numFmt w:val="chineseCounting"/>
      <w:lvlText w:val="%1."/>
      <w:lvlJc w:val="left"/>
      <w:pPr>
        <w:ind w:left="425" w:hanging="425"/>
      </w:pPr>
      <w:rPr>
        <w:rFonts w:hint="eastAsia"/>
      </w:rPr>
    </w:lvl>
    <w:lvl w:ilvl="1" w:tentative="0">
      <w:start w:val="1"/>
      <w:numFmt w:val="decimal"/>
      <w:isLgl/>
      <w:lvlText w:val="%1.%2"/>
      <w:lvlJc w:val="left"/>
      <w:pPr>
        <w:ind w:left="567" w:hanging="567"/>
      </w:pPr>
      <w:rPr>
        <w:rFonts w:hint="eastAsia" w:ascii="宋体" w:hAnsi="宋体" w:eastAsia="宋体" w:cs="宋体"/>
      </w:rPr>
    </w:lvl>
    <w:lvl w:ilvl="2" w:tentative="0">
      <w:start w:val="1"/>
      <w:numFmt w:val="decimal"/>
      <w:isLgl/>
      <w:lvlText w:val="%1.%2.%3."/>
      <w:lvlJc w:val="left"/>
      <w:pPr>
        <w:ind w:left="709" w:hanging="709"/>
      </w:pPr>
      <w:rPr>
        <w:rFonts w:hint="eastAsia" w:ascii="宋体" w:hAnsi="宋体" w:cs="Songti SC"/>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lvlText w:val="%1.%2.%3.%4.%5.%6.%7."/>
      <w:lvlJc w:val="left"/>
      <w:pPr>
        <w:ind w:left="1275" w:hanging="1275"/>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8" w:hanging="1558"/>
      </w:pPr>
      <w:rPr>
        <w:rFonts w:hint="eastAsia"/>
      </w:rPr>
    </w:lvl>
  </w:abstractNum>
  <w:abstractNum w:abstractNumId="1">
    <w:nsid w:val="F77FCC87"/>
    <w:multiLevelType w:val="multilevel"/>
    <w:tmpl w:val="F77FCC87"/>
    <w:lvl w:ilvl="0" w:tentative="0">
      <w:start w:val="1"/>
      <w:numFmt w:val="chineseCounting"/>
      <w:lvlText w:val="%1."/>
      <w:lvlJc w:val="left"/>
      <w:pPr>
        <w:ind w:left="425" w:hanging="425"/>
      </w:pPr>
      <w:rPr>
        <w:rFonts w:hint="eastAsia"/>
      </w:rPr>
    </w:lvl>
    <w:lvl w:ilvl="1" w:tentative="0">
      <w:start w:val="1"/>
      <w:numFmt w:val="decimal"/>
      <w:lvlRestart w:val="0"/>
      <w:pStyle w:val="28"/>
      <w:isLgl/>
      <w:lvlText w:val="%1.%2"/>
      <w:lvlJc w:val="left"/>
      <w:pPr>
        <w:ind w:left="567" w:hanging="567"/>
      </w:pPr>
      <w:rPr>
        <w:rFonts w:hint="eastAsia" w:ascii="宋体" w:hAnsi="宋体" w:eastAsia="宋体" w:cs="宋体"/>
      </w:rPr>
    </w:lvl>
    <w:lvl w:ilvl="2" w:tentative="0">
      <w:start w:val="1"/>
      <w:numFmt w:val="decimal"/>
      <w:isLgl/>
      <w:lvlText w:val="%1.%2.%3."/>
      <w:lvlJc w:val="left"/>
      <w:pPr>
        <w:ind w:left="709" w:hanging="709"/>
      </w:pPr>
      <w:rPr>
        <w:rFonts w:hint="eastAsia"/>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lvlText w:val="%1.%2.%3.%4.%5.%6.%7."/>
      <w:lvlJc w:val="left"/>
      <w:pPr>
        <w:ind w:left="1275" w:hanging="1275"/>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8" w:hanging="1558"/>
      </w:pPr>
      <w:rPr>
        <w:rFonts w:hint="eastAsia"/>
      </w:rPr>
    </w:lvl>
  </w:abstractNum>
  <w:abstractNum w:abstractNumId="2">
    <w:nsid w:val="FBE952AA"/>
    <w:multiLevelType w:val="multilevel"/>
    <w:tmpl w:val="FBE952AA"/>
    <w:lvl w:ilvl="0" w:tentative="0">
      <w:start w:val="1"/>
      <w:numFmt w:val="chineseCounting"/>
      <w:lvlText w:val="%1."/>
      <w:lvlJc w:val="left"/>
      <w:pPr>
        <w:ind w:left="425" w:hanging="425"/>
      </w:pPr>
      <w:rPr>
        <w:rFonts w:hint="eastAsia"/>
      </w:rPr>
    </w:lvl>
    <w:lvl w:ilvl="1" w:tentative="0">
      <w:start w:val="1"/>
      <w:numFmt w:val="decimal"/>
      <w:pStyle w:val="35"/>
      <w:isLgl/>
      <w:lvlText w:val="%1.%2"/>
      <w:lvlJc w:val="left"/>
      <w:pPr>
        <w:ind w:left="567" w:hanging="567"/>
      </w:pPr>
      <w:rPr>
        <w:rFonts w:hint="eastAsia" w:ascii="宋体" w:hAnsi="宋体" w:eastAsia="宋体" w:cs="宋体"/>
      </w:rPr>
    </w:lvl>
    <w:lvl w:ilvl="2" w:tentative="0">
      <w:start w:val="1"/>
      <w:numFmt w:val="decimal"/>
      <w:isLgl/>
      <w:lvlText w:val="%1.%2.%3."/>
      <w:lvlJc w:val="left"/>
      <w:pPr>
        <w:ind w:left="709" w:hanging="709"/>
      </w:pPr>
      <w:rPr>
        <w:rFonts w:hint="eastAsia" w:ascii="Songti SC" w:hAnsi="Songti SC" w:cs="Songti SC"/>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lvlText w:val="%1.%2.%3.%4.%5.%6.%7."/>
      <w:lvlJc w:val="left"/>
      <w:pPr>
        <w:ind w:left="1275" w:hanging="1275"/>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8" w:hanging="1558"/>
      </w:pPr>
      <w:rPr>
        <w:rFonts w:hint="eastAsia"/>
      </w:rPr>
    </w:lvl>
  </w:abstractNum>
  <w:abstractNum w:abstractNumId="3">
    <w:nsid w:val="FBFDE2AB"/>
    <w:multiLevelType w:val="multilevel"/>
    <w:tmpl w:val="FBFDE2AB"/>
    <w:lvl w:ilvl="0" w:tentative="0">
      <w:start w:val="1"/>
      <w:numFmt w:val="chineseCounting"/>
      <w:lvlText w:val="%1."/>
      <w:lvlJc w:val="left"/>
      <w:pPr>
        <w:ind w:left="425" w:hanging="425"/>
      </w:pPr>
      <w:rPr>
        <w:rFonts w:hint="eastAsia"/>
      </w:rPr>
    </w:lvl>
    <w:lvl w:ilvl="1" w:tentative="0">
      <w:start w:val="1"/>
      <w:numFmt w:val="decimal"/>
      <w:isLgl/>
      <w:lvlText w:val="%1.%2"/>
      <w:lvlJc w:val="left"/>
      <w:pPr>
        <w:ind w:left="567" w:hanging="567"/>
      </w:pPr>
      <w:rPr>
        <w:rFonts w:hint="default" w:ascii="宋体" w:hAnsi="宋体" w:eastAsia="宋体" w:cs="宋体"/>
        <w:color w:val="000000" w:themeColor="text1"/>
        <w14:textFill>
          <w14:solidFill>
            <w14:schemeClr w14:val="tx1"/>
          </w14:solidFill>
        </w14:textFill>
      </w:rPr>
    </w:lvl>
    <w:lvl w:ilvl="2" w:tentative="0">
      <w:start w:val="1"/>
      <w:numFmt w:val="decimal"/>
      <w:isLgl/>
      <w:lvlText w:val="%1.%2.%3."/>
      <w:lvlJc w:val="left"/>
      <w:pPr>
        <w:ind w:left="709" w:hanging="709"/>
      </w:pPr>
      <w:rPr>
        <w:rFonts w:hint="eastAsia" w:ascii="宋体" w:hAnsi="宋体" w:cs="Songti SC"/>
      </w:rPr>
    </w:lvl>
    <w:lvl w:ilvl="3" w:tentative="0">
      <w:start w:val="1"/>
      <w:numFmt w:val="decimal"/>
      <w:isLgl/>
      <w:lvlText w:val="%1.%2.%3.%4."/>
      <w:lvlJc w:val="left"/>
      <w:pPr>
        <w:ind w:left="850" w:hanging="850"/>
      </w:pPr>
      <w:rPr>
        <w:rFonts w:hint="eastAsia"/>
      </w:rPr>
    </w:lvl>
    <w:lvl w:ilvl="4" w:tentative="0">
      <w:start w:val="1"/>
      <w:numFmt w:val="decimal"/>
      <w:isLgl/>
      <w:lvlText w:val="%1.%2.%3.%4.%5."/>
      <w:lvlJc w:val="left"/>
      <w:pPr>
        <w:ind w:left="991" w:hanging="991"/>
      </w:pPr>
      <w:rPr>
        <w:rFonts w:hint="eastAsia"/>
      </w:rPr>
    </w:lvl>
    <w:lvl w:ilvl="5" w:tentative="0">
      <w:start w:val="1"/>
      <w:numFmt w:val="decimal"/>
      <w:isLgl/>
      <w:lvlText w:val="%1.%2.%3.%4.%5.%6."/>
      <w:lvlJc w:val="left"/>
      <w:pPr>
        <w:ind w:left="1134" w:hanging="1134"/>
      </w:pPr>
      <w:rPr>
        <w:rFonts w:hint="eastAsia"/>
      </w:rPr>
    </w:lvl>
    <w:lvl w:ilvl="6" w:tentative="0">
      <w:start w:val="1"/>
      <w:numFmt w:val="decimal"/>
      <w:lvlText w:val="%1.%2.%3.%4.%5.%6.%7."/>
      <w:lvlJc w:val="left"/>
      <w:pPr>
        <w:ind w:left="1275" w:hanging="1275"/>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8" w:hanging="1558"/>
      </w:pPr>
      <w:rPr>
        <w:rFonts w:hint="eastAsia"/>
      </w:rPr>
    </w:lvl>
  </w:abstractNum>
  <w:abstractNum w:abstractNumId="4">
    <w:nsid w:val="FF7FE577"/>
    <w:multiLevelType w:val="singleLevel"/>
    <w:tmpl w:val="FF7FE577"/>
    <w:lvl w:ilvl="0" w:tentative="0">
      <w:start w:val="1"/>
      <w:numFmt w:val="decimal"/>
      <w:lvlText w:val="%1."/>
      <w:lvlJc w:val="left"/>
      <w:pPr>
        <w:tabs>
          <w:tab w:val="left" w:pos="312"/>
        </w:tabs>
      </w:pPr>
    </w:lvl>
  </w:abstractNum>
  <w:num w:numId="1">
    <w:abstractNumId w:val="1"/>
  </w:num>
  <w:num w:numId="2">
    <w:abstractNumId w:val="2"/>
  </w:num>
  <w:num w:numId="3">
    <w:abstractNumId w:val="3"/>
  </w:num>
  <w:num w:numId="4">
    <w:abstractNumId w:val="0"/>
  </w:num>
  <w:num w:numId="5">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唐诚">
    <w15:presenceInfo w15:providerId="WPS Office" w15:userId="3426783687"/>
  </w15:person>
  <w15:person w15:author="Dennis">
    <w15:presenceInfo w15:providerId="WPS Office" w15:userId="11513949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0"/>
  <w:drawingGridVerticalSpacing w:val="156"/>
  <w:displayHorizontalDrawingGridEvery w:val="1"/>
  <w:displayVerticalDrawingGridEvery w:val="1"/>
  <w:doNotShadeFormData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2JjZWNkODlmOGIyM2E4MmNlYTdmOWNmMmVjNzY4NzcifQ=="/>
  </w:docVars>
  <w:rsids>
    <w:rsidRoot w:val="00374C72"/>
    <w:rsid w:val="00001E63"/>
    <w:rsid w:val="00001F1A"/>
    <w:rsid w:val="00002AA2"/>
    <w:rsid w:val="000171BF"/>
    <w:rsid w:val="000242CC"/>
    <w:rsid w:val="00034105"/>
    <w:rsid w:val="00041F64"/>
    <w:rsid w:val="00082F2C"/>
    <w:rsid w:val="0008375B"/>
    <w:rsid w:val="0009444A"/>
    <w:rsid w:val="000960FF"/>
    <w:rsid w:val="00096263"/>
    <w:rsid w:val="000969BA"/>
    <w:rsid w:val="000B05CE"/>
    <w:rsid w:val="000B4654"/>
    <w:rsid w:val="000F3B05"/>
    <w:rsid w:val="000F7A8F"/>
    <w:rsid w:val="00111089"/>
    <w:rsid w:val="0011748A"/>
    <w:rsid w:val="00120CA8"/>
    <w:rsid w:val="001217CD"/>
    <w:rsid w:val="00131E33"/>
    <w:rsid w:val="001342B2"/>
    <w:rsid w:val="00136136"/>
    <w:rsid w:val="00136A71"/>
    <w:rsid w:val="0014726F"/>
    <w:rsid w:val="001578AC"/>
    <w:rsid w:val="00162F4E"/>
    <w:rsid w:val="00165303"/>
    <w:rsid w:val="00182694"/>
    <w:rsid w:val="001942E1"/>
    <w:rsid w:val="001B0B8B"/>
    <w:rsid w:val="001B501E"/>
    <w:rsid w:val="001C3628"/>
    <w:rsid w:val="001D622A"/>
    <w:rsid w:val="001E732B"/>
    <w:rsid w:val="001F45B9"/>
    <w:rsid w:val="00203B00"/>
    <w:rsid w:val="00224234"/>
    <w:rsid w:val="00225133"/>
    <w:rsid w:val="002378AA"/>
    <w:rsid w:val="00243DE7"/>
    <w:rsid w:val="0024765A"/>
    <w:rsid w:val="00255954"/>
    <w:rsid w:val="00265D86"/>
    <w:rsid w:val="00273108"/>
    <w:rsid w:val="002769DE"/>
    <w:rsid w:val="00282C22"/>
    <w:rsid w:val="00285B6B"/>
    <w:rsid w:val="002954A0"/>
    <w:rsid w:val="002A1149"/>
    <w:rsid w:val="002A732E"/>
    <w:rsid w:val="002B1A4B"/>
    <w:rsid w:val="002D671B"/>
    <w:rsid w:val="002E3065"/>
    <w:rsid w:val="002E5EF4"/>
    <w:rsid w:val="002F1D09"/>
    <w:rsid w:val="00302876"/>
    <w:rsid w:val="00316C1A"/>
    <w:rsid w:val="00332D1D"/>
    <w:rsid w:val="00334670"/>
    <w:rsid w:val="003361E4"/>
    <w:rsid w:val="003675C6"/>
    <w:rsid w:val="00374C72"/>
    <w:rsid w:val="00377551"/>
    <w:rsid w:val="003A7E10"/>
    <w:rsid w:val="003C067D"/>
    <w:rsid w:val="003C321B"/>
    <w:rsid w:val="003C5563"/>
    <w:rsid w:val="003D6A47"/>
    <w:rsid w:val="00400A72"/>
    <w:rsid w:val="00401613"/>
    <w:rsid w:val="00412035"/>
    <w:rsid w:val="00424066"/>
    <w:rsid w:val="0043286A"/>
    <w:rsid w:val="00433568"/>
    <w:rsid w:val="00434308"/>
    <w:rsid w:val="00436AF5"/>
    <w:rsid w:val="0043750A"/>
    <w:rsid w:val="004401C9"/>
    <w:rsid w:val="0044477A"/>
    <w:rsid w:val="00444DFA"/>
    <w:rsid w:val="00450F94"/>
    <w:rsid w:val="00453BB4"/>
    <w:rsid w:val="004656C1"/>
    <w:rsid w:val="00465BE9"/>
    <w:rsid w:val="00467C0B"/>
    <w:rsid w:val="00475FF7"/>
    <w:rsid w:val="0048225A"/>
    <w:rsid w:val="00482306"/>
    <w:rsid w:val="00485305"/>
    <w:rsid w:val="00485485"/>
    <w:rsid w:val="0048733E"/>
    <w:rsid w:val="00494444"/>
    <w:rsid w:val="00496350"/>
    <w:rsid w:val="004A6C65"/>
    <w:rsid w:val="004C035A"/>
    <w:rsid w:val="004D49AD"/>
    <w:rsid w:val="004D575C"/>
    <w:rsid w:val="004D7490"/>
    <w:rsid w:val="004E0530"/>
    <w:rsid w:val="004E43E3"/>
    <w:rsid w:val="004F3451"/>
    <w:rsid w:val="004F46F0"/>
    <w:rsid w:val="004F4765"/>
    <w:rsid w:val="005045A5"/>
    <w:rsid w:val="00506496"/>
    <w:rsid w:val="00506501"/>
    <w:rsid w:val="00510098"/>
    <w:rsid w:val="00517123"/>
    <w:rsid w:val="00524896"/>
    <w:rsid w:val="005249F9"/>
    <w:rsid w:val="00543AF8"/>
    <w:rsid w:val="00545EA5"/>
    <w:rsid w:val="00550421"/>
    <w:rsid w:val="0055453A"/>
    <w:rsid w:val="00556C6E"/>
    <w:rsid w:val="0056146D"/>
    <w:rsid w:val="00574EBC"/>
    <w:rsid w:val="00583B85"/>
    <w:rsid w:val="0058455F"/>
    <w:rsid w:val="005946DF"/>
    <w:rsid w:val="00596614"/>
    <w:rsid w:val="005C2799"/>
    <w:rsid w:val="005C5790"/>
    <w:rsid w:val="005D275B"/>
    <w:rsid w:val="005F0ABC"/>
    <w:rsid w:val="005F232C"/>
    <w:rsid w:val="005F3D49"/>
    <w:rsid w:val="005F54AB"/>
    <w:rsid w:val="005F6470"/>
    <w:rsid w:val="00600A02"/>
    <w:rsid w:val="0060287B"/>
    <w:rsid w:val="006112CC"/>
    <w:rsid w:val="00630AA2"/>
    <w:rsid w:val="00641573"/>
    <w:rsid w:val="006442AC"/>
    <w:rsid w:val="0064655A"/>
    <w:rsid w:val="0065001F"/>
    <w:rsid w:val="0066224F"/>
    <w:rsid w:val="00666FDC"/>
    <w:rsid w:val="00675584"/>
    <w:rsid w:val="00675D2A"/>
    <w:rsid w:val="00697F39"/>
    <w:rsid w:val="006A0478"/>
    <w:rsid w:val="006A702B"/>
    <w:rsid w:val="006B271E"/>
    <w:rsid w:val="006C1458"/>
    <w:rsid w:val="006E49F8"/>
    <w:rsid w:val="006F1FCF"/>
    <w:rsid w:val="007018C0"/>
    <w:rsid w:val="00717678"/>
    <w:rsid w:val="00721573"/>
    <w:rsid w:val="00726CA9"/>
    <w:rsid w:val="00731B93"/>
    <w:rsid w:val="007334A7"/>
    <w:rsid w:val="007563DE"/>
    <w:rsid w:val="00756597"/>
    <w:rsid w:val="0077089D"/>
    <w:rsid w:val="0077707C"/>
    <w:rsid w:val="00777BE6"/>
    <w:rsid w:val="00781550"/>
    <w:rsid w:val="007A3ABD"/>
    <w:rsid w:val="007B35FC"/>
    <w:rsid w:val="007B5813"/>
    <w:rsid w:val="007C68A1"/>
    <w:rsid w:val="007D4BE9"/>
    <w:rsid w:val="007D5425"/>
    <w:rsid w:val="007D681F"/>
    <w:rsid w:val="007E14F9"/>
    <w:rsid w:val="007F57C6"/>
    <w:rsid w:val="0080351D"/>
    <w:rsid w:val="00803F4E"/>
    <w:rsid w:val="00804BFC"/>
    <w:rsid w:val="008122DB"/>
    <w:rsid w:val="008210C8"/>
    <w:rsid w:val="008315C3"/>
    <w:rsid w:val="00831892"/>
    <w:rsid w:val="00836590"/>
    <w:rsid w:val="00841D9B"/>
    <w:rsid w:val="00860486"/>
    <w:rsid w:val="0086209A"/>
    <w:rsid w:val="00863FD4"/>
    <w:rsid w:val="00865724"/>
    <w:rsid w:val="0086796F"/>
    <w:rsid w:val="008917FF"/>
    <w:rsid w:val="008919E8"/>
    <w:rsid w:val="00891BE2"/>
    <w:rsid w:val="00894D6F"/>
    <w:rsid w:val="008960F4"/>
    <w:rsid w:val="008A44D1"/>
    <w:rsid w:val="008A72A3"/>
    <w:rsid w:val="008C3C59"/>
    <w:rsid w:val="008D4CAA"/>
    <w:rsid w:val="008E71F8"/>
    <w:rsid w:val="008E7EB1"/>
    <w:rsid w:val="009058FC"/>
    <w:rsid w:val="00930EE0"/>
    <w:rsid w:val="00932317"/>
    <w:rsid w:val="009337E7"/>
    <w:rsid w:val="009365D6"/>
    <w:rsid w:val="009401F5"/>
    <w:rsid w:val="009502B0"/>
    <w:rsid w:val="00961646"/>
    <w:rsid w:val="00976DC5"/>
    <w:rsid w:val="00981B6A"/>
    <w:rsid w:val="00984518"/>
    <w:rsid w:val="00996012"/>
    <w:rsid w:val="009A0D36"/>
    <w:rsid w:val="009B2E1B"/>
    <w:rsid w:val="009B5CC0"/>
    <w:rsid w:val="009D7369"/>
    <w:rsid w:val="009E62AB"/>
    <w:rsid w:val="00A01254"/>
    <w:rsid w:val="00A017B4"/>
    <w:rsid w:val="00A0767D"/>
    <w:rsid w:val="00A14AB6"/>
    <w:rsid w:val="00A22580"/>
    <w:rsid w:val="00A24993"/>
    <w:rsid w:val="00A36C27"/>
    <w:rsid w:val="00A53E29"/>
    <w:rsid w:val="00A56555"/>
    <w:rsid w:val="00A57640"/>
    <w:rsid w:val="00A7390C"/>
    <w:rsid w:val="00A75B5E"/>
    <w:rsid w:val="00A81E8A"/>
    <w:rsid w:val="00AA1364"/>
    <w:rsid w:val="00AA1E40"/>
    <w:rsid w:val="00AB4F92"/>
    <w:rsid w:val="00AB70F3"/>
    <w:rsid w:val="00AC2476"/>
    <w:rsid w:val="00AC286E"/>
    <w:rsid w:val="00AC67F9"/>
    <w:rsid w:val="00AE0604"/>
    <w:rsid w:val="00AF1A48"/>
    <w:rsid w:val="00B16192"/>
    <w:rsid w:val="00B16D24"/>
    <w:rsid w:val="00B244EF"/>
    <w:rsid w:val="00B3610B"/>
    <w:rsid w:val="00B41BF2"/>
    <w:rsid w:val="00B52738"/>
    <w:rsid w:val="00B67FF7"/>
    <w:rsid w:val="00B83B55"/>
    <w:rsid w:val="00B8481E"/>
    <w:rsid w:val="00B9643C"/>
    <w:rsid w:val="00B97D13"/>
    <w:rsid w:val="00BB5A70"/>
    <w:rsid w:val="00BB6307"/>
    <w:rsid w:val="00BB6652"/>
    <w:rsid w:val="00BC2978"/>
    <w:rsid w:val="00BE081C"/>
    <w:rsid w:val="00BE5126"/>
    <w:rsid w:val="00BF2639"/>
    <w:rsid w:val="00C02BD6"/>
    <w:rsid w:val="00C060CF"/>
    <w:rsid w:val="00C07896"/>
    <w:rsid w:val="00C11769"/>
    <w:rsid w:val="00C202F4"/>
    <w:rsid w:val="00C23732"/>
    <w:rsid w:val="00C31075"/>
    <w:rsid w:val="00C32DD4"/>
    <w:rsid w:val="00C552F4"/>
    <w:rsid w:val="00C5548C"/>
    <w:rsid w:val="00C660BE"/>
    <w:rsid w:val="00C675A8"/>
    <w:rsid w:val="00C82C1E"/>
    <w:rsid w:val="00C844E8"/>
    <w:rsid w:val="00C871F2"/>
    <w:rsid w:val="00C8782A"/>
    <w:rsid w:val="00C94FA5"/>
    <w:rsid w:val="00CA00DD"/>
    <w:rsid w:val="00CB4829"/>
    <w:rsid w:val="00CB5212"/>
    <w:rsid w:val="00CB60F6"/>
    <w:rsid w:val="00D02E78"/>
    <w:rsid w:val="00D0360E"/>
    <w:rsid w:val="00D04E71"/>
    <w:rsid w:val="00D101EF"/>
    <w:rsid w:val="00D17422"/>
    <w:rsid w:val="00D2319D"/>
    <w:rsid w:val="00D40875"/>
    <w:rsid w:val="00D42869"/>
    <w:rsid w:val="00D4325B"/>
    <w:rsid w:val="00D44708"/>
    <w:rsid w:val="00D4539F"/>
    <w:rsid w:val="00D678E0"/>
    <w:rsid w:val="00D7146E"/>
    <w:rsid w:val="00D7194C"/>
    <w:rsid w:val="00D93ED1"/>
    <w:rsid w:val="00DA06F2"/>
    <w:rsid w:val="00DD16F9"/>
    <w:rsid w:val="00DE1EFD"/>
    <w:rsid w:val="00E003F1"/>
    <w:rsid w:val="00E01A1B"/>
    <w:rsid w:val="00E031B4"/>
    <w:rsid w:val="00E14124"/>
    <w:rsid w:val="00E250A5"/>
    <w:rsid w:val="00E53017"/>
    <w:rsid w:val="00E54505"/>
    <w:rsid w:val="00E545F5"/>
    <w:rsid w:val="00E61F92"/>
    <w:rsid w:val="00E72910"/>
    <w:rsid w:val="00E83B8D"/>
    <w:rsid w:val="00E853FF"/>
    <w:rsid w:val="00E86AE7"/>
    <w:rsid w:val="00EA5045"/>
    <w:rsid w:val="00EA506A"/>
    <w:rsid w:val="00ED23CC"/>
    <w:rsid w:val="00EE7E21"/>
    <w:rsid w:val="00EF3F85"/>
    <w:rsid w:val="00EF64BB"/>
    <w:rsid w:val="00F02AB5"/>
    <w:rsid w:val="00F11949"/>
    <w:rsid w:val="00F12C11"/>
    <w:rsid w:val="00F1393D"/>
    <w:rsid w:val="00F24908"/>
    <w:rsid w:val="00F27548"/>
    <w:rsid w:val="00F33D00"/>
    <w:rsid w:val="00F406A4"/>
    <w:rsid w:val="00F61CC8"/>
    <w:rsid w:val="00F7398F"/>
    <w:rsid w:val="00F75C75"/>
    <w:rsid w:val="00F81A09"/>
    <w:rsid w:val="00F83A4E"/>
    <w:rsid w:val="00F83DC5"/>
    <w:rsid w:val="00F904D9"/>
    <w:rsid w:val="00FB4F51"/>
    <w:rsid w:val="00FB5FAB"/>
    <w:rsid w:val="00FC7E79"/>
    <w:rsid w:val="00FD2736"/>
    <w:rsid w:val="00FD2DDB"/>
    <w:rsid w:val="00FD5431"/>
    <w:rsid w:val="00FE080D"/>
    <w:rsid w:val="00FE41BC"/>
    <w:rsid w:val="00FF5CBA"/>
    <w:rsid w:val="01F73215"/>
    <w:rsid w:val="03FB3959"/>
    <w:rsid w:val="05BFD4BA"/>
    <w:rsid w:val="08501834"/>
    <w:rsid w:val="095A2211"/>
    <w:rsid w:val="0A721B30"/>
    <w:rsid w:val="0ABCA8B5"/>
    <w:rsid w:val="0B0B5D5F"/>
    <w:rsid w:val="0BF84135"/>
    <w:rsid w:val="0E906D09"/>
    <w:rsid w:val="0EE95AEF"/>
    <w:rsid w:val="0F3E6EEB"/>
    <w:rsid w:val="0FBE076B"/>
    <w:rsid w:val="0FFED6D8"/>
    <w:rsid w:val="0FFF05C6"/>
    <w:rsid w:val="12FD6591"/>
    <w:rsid w:val="13CB5583"/>
    <w:rsid w:val="14C15CC0"/>
    <w:rsid w:val="16BD4D0B"/>
    <w:rsid w:val="17597914"/>
    <w:rsid w:val="176E8993"/>
    <w:rsid w:val="177E2318"/>
    <w:rsid w:val="17BD4B18"/>
    <w:rsid w:val="17BFE042"/>
    <w:rsid w:val="17EBD474"/>
    <w:rsid w:val="17FEC936"/>
    <w:rsid w:val="17FF41DD"/>
    <w:rsid w:val="17FFA1A0"/>
    <w:rsid w:val="198F1538"/>
    <w:rsid w:val="1B7B4A49"/>
    <w:rsid w:val="1BBD5FFA"/>
    <w:rsid w:val="1BD3283E"/>
    <w:rsid w:val="1DCEF3E4"/>
    <w:rsid w:val="1DEF6BEB"/>
    <w:rsid w:val="1DFDD7CE"/>
    <w:rsid w:val="1DFF5BE5"/>
    <w:rsid w:val="1E1FC854"/>
    <w:rsid w:val="1E555B3D"/>
    <w:rsid w:val="1EA80CBC"/>
    <w:rsid w:val="1EFFC1A8"/>
    <w:rsid w:val="1F3F4B91"/>
    <w:rsid w:val="1F6D5F52"/>
    <w:rsid w:val="1F7E756C"/>
    <w:rsid w:val="1F7FC80E"/>
    <w:rsid w:val="1F93ACB3"/>
    <w:rsid w:val="1F977E8C"/>
    <w:rsid w:val="1F9F4B1C"/>
    <w:rsid w:val="1FCF6B53"/>
    <w:rsid w:val="1FCFE03A"/>
    <w:rsid w:val="1FF55283"/>
    <w:rsid w:val="1FF61664"/>
    <w:rsid w:val="1FFB4E89"/>
    <w:rsid w:val="1FFEBA1E"/>
    <w:rsid w:val="1FFF5C1B"/>
    <w:rsid w:val="1FFFDF9A"/>
    <w:rsid w:val="206166F3"/>
    <w:rsid w:val="215C1348"/>
    <w:rsid w:val="222D15B2"/>
    <w:rsid w:val="227D00DE"/>
    <w:rsid w:val="2336BE91"/>
    <w:rsid w:val="23377402"/>
    <w:rsid w:val="259EA190"/>
    <w:rsid w:val="2674F6CD"/>
    <w:rsid w:val="26B765CB"/>
    <w:rsid w:val="26C74084"/>
    <w:rsid w:val="277783C1"/>
    <w:rsid w:val="27D58F2E"/>
    <w:rsid w:val="27DF5C3B"/>
    <w:rsid w:val="27ECB869"/>
    <w:rsid w:val="27FF2C44"/>
    <w:rsid w:val="27FF76E6"/>
    <w:rsid w:val="2937DF39"/>
    <w:rsid w:val="2A5751E7"/>
    <w:rsid w:val="2B294651"/>
    <w:rsid w:val="2B3B510C"/>
    <w:rsid w:val="2B9FBC92"/>
    <w:rsid w:val="2BEB4AFD"/>
    <w:rsid w:val="2BF08C3D"/>
    <w:rsid w:val="2CBD2F05"/>
    <w:rsid w:val="2CFF83FC"/>
    <w:rsid w:val="2D2E634C"/>
    <w:rsid w:val="2D3F89ED"/>
    <w:rsid w:val="2D57702F"/>
    <w:rsid w:val="2D7F3747"/>
    <w:rsid w:val="2DDB9865"/>
    <w:rsid w:val="2DFB3563"/>
    <w:rsid w:val="2E7B48FE"/>
    <w:rsid w:val="2ECDFDFA"/>
    <w:rsid w:val="2EE629F7"/>
    <w:rsid w:val="2F7B41C9"/>
    <w:rsid w:val="2FBDC956"/>
    <w:rsid w:val="2FDF2E6D"/>
    <w:rsid w:val="2FF78567"/>
    <w:rsid w:val="2FF7A9DE"/>
    <w:rsid w:val="2FFB113E"/>
    <w:rsid w:val="2FFD002F"/>
    <w:rsid w:val="301D6086"/>
    <w:rsid w:val="30937439"/>
    <w:rsid w:val="31662BFE"/>
    <w:rsid w:val="31FFC669"/>
    <w:rsid w:val="32F20A1A"/>
    <w:rsid w:val="32F3DADA"/>
    <w:rsid w:val="337F3CBB"/>
    <w:rsid w:val="34EFE1E3"/>
    <w:rsid w:val="34F7DC4C"/>
    <w:rsid w:val="357FF92A"/>
    <w:rsid w:val="35FA52B6"/>
    <w:rsid w:val="35FCE91B"/>
    <w:rsid w:val="35FF942D"/>
    <w:rsid w:val="362FCA47"/>
    <w:rsid w:val="366FCCF2"/>
    <w:rsid w:val="36759DE1"/>
    <w:rsid w:val="36B77C5E"/>
    <w:rsid w:val="36DC7551"/>
    <w:rsid w:val="36FB9F4F"/>
    <w:rsid w:val="37550249"/>
    <w:rsid w:val="375F2D74"/>
    <w:rsid w:val="37669EF9"/>
    <w:rsid w:val="376A23F6"/>
    <w:rsid w:val="376DF9BA"/>
    <w:rsid w:val="376FF063"/>
    <w:rsid w:val="376FF387"/>
    <w:rsid w:val="3777736A"/>
    <w:rsid w:val="379FB707"/>
    <w:rsid w:val="37BE5802"/>
    <w:rsid w:val="37EE5DE4"/>
    <w:rsid w:val="37EEEEB2"/>
    <w:rsid w:val="37EF2422"/>
    <w:rsid w:val="37EFF67B"/>
    <w:rsid w:val="37F96579"/>
    <w:rsid w:val="37FBA0C2"/>
    <w:rsid w:val="37FEBBA0"/>
    <w:rsid w:val="37FF330F"/>
    <w:rsid w:val="37FF819B"/>
    <w:rsid w:val="38C4397C"/>
    <w:rsid w:val="38F7218B"/>
    <w:rsid w:val="39372911"/>
    <w:rsid w:val="393FC51D"/>
    <w:rsid w:val="39DB95D6"/>
    <w:rsid w:val="39F77DB9"/>
    <w:rsid w:val="39FE59CF"/>
    <w:rsid w:val="3A2E694C"/>
    <w:rsid w:val="3A5C4DC6"/>
    <w:rsid w:val="3A6F8D7D"/>
    <w:rsid w:val="3A776508"/>
    <w:rsid w:val="3AF673E6"/>
    <w:rsid w:val="3AFBC831"/>
    <w:rsid w:val="3AFFB41E"/>
    <w:rsid w:val="3B5BAD89"/>
    <w:rsid w:val="3B7DBC28"/>
    <w:rsid w:val="3B7F63F0"/>
    <w:rsid w:val="3BBFAA85"/>
    <w:rsid w:val="3BCFF233"/>
    <w:rsid w:val="3BD450EE"/>
    <w:rsid w:val="3BD66E7E"/>
    <w:rsid w:val="3BDE3BF8"/>
    <w:rsid w:val="3BE78469"/>
    <w:rsid w:val="3BEC8D24"/>
    <w:rsid w:val="3BEFF0DC"/>
    <w:rsid w:val="3BF33E70"/>
    <w:rsid w:val="3BFA9875"/>
    <w:rsid w:val="3BFDB3CC"/>
    <w:rsid w:val="3C16D218"/>
    <w:rsid w:val="3C6F9DB6"/>
    <w:rsid w:val="3C77F218"/>
    <w:rsid w:val="3C8CECB4"/>
    <w:rsid w:val="3CB9BD0B"/>
    <w:rsid w:val="3CDDBD32"/>
    <w:rsid w:val="3CFB3ADB"/>
    <w:rsid w:val="3CFD2774"/>
    <w:rsid w:val="3D17E812"/>
    <w:rsid w:val="3D3D2278"/>
    <w:rsid w:val="3D6DBA65"/>
    <w:rsid w:val="3D7ECDB5"/>
    <w:rsid w:val="3D7F8AE6"/>
    <w:rsid w:val="3D7FE428"/>
    <w:rsid w:val="3D85DB91"/>
    <w:rsid w:val="3DA7D4A7"/>
    <w:rsid w:val="3DBE57F3"/>
    <w:rsid w:val="3DC30905"/>
    <w:rsid w:val="3DC56D68"/>
    <w:rsid w:val="3DDF221B"/>
    <w:rsid w:val="3DFB3016"/>
    <w:rsid w:val="3DFB9E71"/>
    <w:rsid w:val="3DFC825F"/>
    <w:rsid w:val="3DFDB837"/>
    <w:rsid w:val="3DFF1EA9"/>
    <w:rsid w:val="3DFF912D"/>
    <w:rsid w:val="3E77B6E4"/>
    <w:rsid w:val="3E7F421B"/>
    <w:rsid w:val="3EDEA5C4"/>
    <w:rsid w:val="3EDFEF89"/>
    <w:rsid w:val="3EE904AE"/>
    <w:rsid w:val="3EECAE0A"/>
    <w:rsid w:val="3EF70C47"/>
    <w:rsid w:val="3EF761CE"/>
    <w:rsid w:val="3EFB1244"/>
    <w:rsid w:val="3EFDB2EE"/>
    <w:rsid w:val="3EFF03EE"/>
    <w:rsid w:val="3EFF3499"/>
    <w:rsid w:val="3F2BA446"/>
    <w:rsid w:val="3F3D099D"/>
    <w:rsid w:val="3F3E3A2C"/>
    <w:rsid w:val="3F3F81CB"/>
    <w:rsid w:val="3F5E6FC9"/>
    <w:rsid w:val="3F7101C1"/>
    <w:rsid w:val="3F7D4A5D"/>
    <w:rsid w:val="3F7E1045"/>
    <w:rsid w:val="3F8FC1CF"/>
    <w:rsid w:val="3F972FBD"/>
    <w:rsid w:val="3FAE7477"/>
    <w:rsid w:val="3FAF80D9"/>
    <w:rsid w:val="3FBFC0D2"/>
    <w:rsid w:val="3FBFD36F"/>
    <w:rsid w:val="3FC52357"/>
    <w:rsid w:val="3FD3A6F9"/>
    <w:rsid w:val="3FD71FC6"/>
    <w:rsid w:val="3FDE5AB5"/>
    <w:rsid w:val="3FDF1FED"/>
    <w:rsid w:val="3FE30EF1"/>
    <w:rsid w:val="3FE57454"/>
    <w:rsid w:val="3FE7C4C4"/>
    <w:rsid w:val="3FEB304D"/>
    <w:rsid w:val="3FEE36E2"/>
    <w:rsid w:val="3FEF46DC"/>
    <w:rsid w:val="3FF7544B"/>
    <w:rsid w:val="3FF7BBCF"/>
    <w:rsid w:val="3FFB3690"/>
    <w:rsid w:val="3FFB8970"/>
    <w:rsid w:val="3FFBD9D8"/>
    <w:rsid w:val="3FFD28F5"/>
    <w:rsid w:val="3FFD2911"/>
    <w:rsid w:val="3FFD5B16"/>
    <w:rsid w:val="3FFE4DE1"/>
    <w:rsid w:val="3FFE8F87"/>
    <w:rsid w:val="3FFEF788"/>
    <w:rsid w:val="3FFF4EE7"/>
    <w:rsid w:val="3FFF7A09"/>
    <w:rsid w:val="3FFFF339"/>
    <w:rsid w:val="41B86EC1"/>
    <w:rsid w:val="41FB8341"/>
    <w:rsid w:val="42595A73"/>
    <w:rsid w:val="437B0AD1"/>
    <w:rsid w:val="43BF39F2"/>
    <w:rsid w:val="453FC1F7"/>
    <w:rsid w:val="45511ECF"/>
    <w:rsid w:val="45575541"/>
    <w:rsid w:val="45581721"/>
    <w:rsid w:val="455D009D"/>
    <w:rsid w:val="45FED40B"/>
    <w:rsid w:val="46B7EEEA"/>
    <w:rsid w:val="46DAF3E9"/>
    <w:rsid w:val="477866B8"/>
    <w:rsid w:val="477F0EBF"/>
    <w:rsid w:val="479F3B4D"/>
    <w:rsid w:val="47BF2440"/>
    <w:rsid w:val="47F70D1A"/>
    <w:rsid w:val="47F7DDBF"/>
    <w:rsid w:val="47FBAFBE"/>
    <w:rsid w:val="49140370"/>
    <w:rsid w:val="49FDB033"/>
    <w:rsid w:val="4B7B2954"/>
    <w:rsid w:val="4B7FF27A"/>
    <w:rsid w:val="4BE7681D"/>
    <w:rsid w:val="4DB917B4"/>
    <w:rsid w:val="4DEB7554"/>
    <w:rsid w:val="4DFDCAD0"/>
    <w:rsid w:val="4DFFF3E5"/>
    <w:rsid w:val="4EBF0D3D"/>
    <w:rsid w:val="4ECF6AE5"/>
    <w:rsid w:val="4F9F24B2"/>
    <w:rsid w:val="4F9F9E56"/>
    <w:rsid w:val="4F9FB702"/>
    <w:rsid w:val="4FA99A80"/>
    <w:rsid w:val="4FAE276F"/>
    <w:rsid w:val="4FFB4D8F"/>
    <w:rsid w:val="4FFD5F57"/>
    <w:rsid w:val="4FFF9CFB"/>
    <w:rsid w:val="506CAA67"/>
    <w:rsid w:val="50B70C63"/>
    <w:rsid w:val="51CA3FA4"/>
    <w:rsid w:val="51F7BA5D"/>
    <w:rsid w:val="523EE96A"/>
    <w:rsid w:val="52EF350D"/>
    <w:rsid w:val="537B1839"/>
    <w:rsid w:val="53DD0BFA"/>
    <w:rsid w:val="53EB158A"/>
    <w:rsid w:val="53ED2751"/>
    <w:rsid w:val="53FBED72"/>
    <w:rsid w:val="53FDB451"/>
    <w:rsid w:val="549F4D39"/>
    <w:rsid w:val="54B31CAF"/>
    <w:rsid w:val="54CD9630"/>
    <w:rsid w:val="55198D30"/>
    <w:rsid w:val="553C4DAB"/>
    <w:rsid w:val="55AF92F2"/>
    <w:rsid w:val="55FD4EEF"/>
    <w:rsid w:val="55FFCBED"/>
    <w:rsid w:val="567707F4"/>
    <w:rsid w:val="56BE8174"/>
    <w:rsid w:val="56FB18B9"/>
    <w:rsid w:val="57775880"/>
    <w:rsid w:val="577D9A97"/>
    <w:rsid w:val="579ADA1F"/>
    <w:rsid w:val="57B93F7D"/>
    <w:rsid w:val="57BF6ED7"/>
    <w:rsid w:val="57CBB333"/>
    <w:rsid w:val="57CF20FF"/>
    <w:rsid w:val="57DF4996"/>
    <w:rsid w:val="57EB7F76"/>
    <w:rsid w:val="57ED2024"/>
    <w:rsid w:val="57EDB4AF"/>
    <w:rsid w:val="57F3F77D"/>
    <w:rsid w:val="57F65148"/>
    <w:rsid w:val="58678B2D"/>
    <w:rsid w:val="595F4536"/>
    <w:rsid w:val="59D9FC9F"/>
    <w:rsid w:val="5AD5329D"/>
    <w:rsid w:val="5AD7C0C3"/>
    <w:rsid w:val="5AEC2CBC"/>
    <w:rsid w:val="5B0F7B8C"/>
    <w:rsid w:val="5B2FA9F9"/>
    <w:rsid w:val="5B5FAC69"/>
    <w:rsid w:val="5B75AACB"/>
    <w:rsid w:val="5B7A6EE0"/>
    <w:rsid w:val="5BB1906A"/>
    <w:rsid w:val="5BBB63EF"/>
    <w:rsid w:val="5BFDFEF8"/>
    <w:rsid w:val="5BFF700C"/>
    <w:rsid w:val="5C7FF75A"/>
    <w:rsid w:val="5CDF36BF"/>
    <w:rsid w:val="5CFB3D1D"/>
    <w:rsid w:val="5CFF36CB"/>
    <w:rsid w:val="5D371E5C"/>
    <w:rsid w:val="5D6C2FC1"/>
    <w:rsid w:val="5D77FE73"/>
    <w:rsid w:val="5DAFB54B"/>
    <w:rsid w:val="5DBD52F7"/>
    <w:rsid w:val="5DEF78A4"/>
    <w:rsid w:val="5DFD2E6E"/>
    <w:rsid w:val="5E1D8BB0"/>
    <w:rsid w:val="5E2233BF"/>
    <w:rsid w:val="5E3F1A34"/>
    <w:rsid w:val="5E761D8A"/>
    <w:rsid w:val="5E7D8485"/>
    <w:rsid w:val="5E7FBCC9"/>
    <w:rsid w:val="5EB912B4"/>
    <w:rsid w:val="5EBE25C2"/>
    <w:rsid w:val="5EEF5D03"/>
    <w:rsid w:val="5EEF66D8"/>
    <w:rsid w:val="5EEFB4E4"/>
    <w:rsid w:val="5EF76D7C"/>
    <w:rsid w:val="5F35D599"/>
    <w:rsid w:val="5F3BB2A8"/>
    <w:rsid w:val="5F518230"/>
    <w:rsid w:val="5F5A01C0"/>
    <w:rsid w:val="5F6DEB5D"/>
    <w:rsid w:val="5F6F6471"/>
    <w:rsid w:val="5F7B3A0D"/>
    <w:rsid w:val="5F7D2703"/>
    <w:rsid w:val="5F8B5042"/>
    <w:rsid w:val="5F8FCBE1"/>
    <w:rsid w:val="5FAB2B8C"/>
    <w:rsid w:val="5FAE9A8F"/>
    <w:rsid w:val="5FAFDC96"/>
    <w:rsid w:val="5FBA6EA4"/>
    <w:rsid w:val="5FBF5BF4"/>
    <w:rsid w:val="5FDC0741"/>
    <w:rsid w:val="5FDDF88A"/>
    <w:rsid w:val="5FDFAEB2"/>
    <w:rsid w:val="5FDFDB47"/>
    <w:rsid w:val="5FEA4DFD"/>
    <w:rsid w:val="5FEAE310"/>
    <w:rsid w:val="5FF4EC7A"/>
    <w:rsid w:val="5FF87730"/>
    <w:rsid w:val="5FFA4C78"/>
    <w:rsid w:val="5FFBB70F"/>
    <w:rsid w:val="5FFD6445"/>
    <w:rsid w:val="5FFE0412"/>
    <w:rsid w:val="5FFE5B7F"/>
    <w:rsid w:val="5FFE8945"/>
    <w:rsid w:val="5FFF1CB3"/>
    <w:rsid w:val="5FFF2BE7"/>
    <w:rsid w:val="5FFF3FCA"/>
    <w:rsid w:val="617D63BE"/>
    <w:rsid w:val="61FF8709"/>
    <w:rsid w:val="63CAA1ED"/>
    <w:rsid w:val="64D33428"/>
    <w:rsid w:val="653FA4F7"/>
    <w:rsid w:val="65FED9FB"/>
    <w:rsid w:val="65FF442B"/>
    <w:rsid w:val="663A35E4"/>
    <w:rsid w:val="667D868A"/>
    <w:rsid w:val="66BE9884"/>
    <w:rsid w:val="66EFCF6E"/>
    <w:rsid w:val="66FEAAB4"/>
    <w:rsid w:val="673FDE62"/>
    <w:rsid w:val="676ACB4D"/>
    <w:rsid w:val="676E834D"/>
    <w:rsid w:val="677788A2"/>
    <w:rsid w:val="677EAC14"/>
    <w:rsid w:val="677F22B2"/>
    <w:rsid w:val="67DFD9C4"/>
    <w:rsid w:val="67E62B3E"/>
    <w:rsid w:val="67F94957"/>
    <w:rsid w:val="67FE6FAB"/>
    <w:rsid w:val="695EFD7A"/>
    <w:rsid w:val="699D7204"/>
    <w:rsid w:val="699F6C22"/>
    <w:rsid w:val="69BD59EB"/>
    <w:rsid w:val="69EBA080"/>
    <w:rsid w:val="69FFE77B"/>
    <w:rsid w:val="6A2BAC12"/>
    <w:rsid w:val="6A747E5D"/>
    <w:rsid w:val="6AA252F4"/>
    <w:rsid w:val="6ABA8DD0"/>
    <w:rsid w:val="6ABBB32B"/>
    <w:rsid w:val="6AEF74D9"/>
    <w:rsid w:val="6AFF5EF9"/>
    <w:rsid w:val="6B370FE7"/>
    <w:rsid w:val="6B5C96FA"/>
    <w:rsid w:val="6B7B4358"/>
    <w:rsid w:val="6B7FFE6C"/>
    <w:rsid w:val="6BCDE698"/>
    <w:rsid w:val="6BDDA5DB"/>
    <w:rsid w:val="6BE84C59"/>
    <w:rsid w:val="6BE9B820"/>
    <w:rsid w:val="6BEBE21A"/>
    <w:rsid w:val="6BF52AB1"/>
    <w:rsid w:val="6BF61FCF"/>
    <w:rsid w:val="6BFB6316"/>
    <w:rsid w:val="6BFBD14C"/>
    <w:rsid w:val="6BFF70AC"/>
    <w:rsid w:val="6BFFB63D"/>
    <w:rsid w:val="6C0002CD"/>
    <w:rsid w:val="6CB87026"/>
    <w:rsid w:val="6CDD5D60"/>
    <w:rsid w:val="6CFE4253"/>
    <w:rsid w:val="6CFFF2FA"/>
    <w:rsid w:val="6D6E4DE6"/>
    <w:rsid w:val="6D8AAF76"/>
    <w:rsid w:val="6D9F238D"/>
    <w:rsid w:val="6DAE29B8"/>
    <w:rsid w:val="6DBB00FB"/>
    <w:rsid w:val="6DBF6C97"/>
    <w:rsid w:val="6DD6C4D4"/>
    <w:rsid w:val="6DF50D1E"/>
    <w:rsid w:val="6E3E1FBF"/>
    <w:rsid w:val="6E4732DF"/>
    <w:rsid w:val="6E4E3096"/>
    <w:rsid w:val="6E6A18FC"/>
    <w:rsid w:val="6E7CEA4D"/>
    <w:rsid w:val="6E7E29DC"/>
    <w:rsid w:val="6EA1CD73"/>
    <w:rsid w:val="6EA9EEC3"/>
    <w:rsid w:val="6EB76540"/>
    <w:rsid w:val="6EBBFD7D"/>
    <w:rsid w:val="6EBC17AC"/>
    <w:rsid w:val="6EBCC7C8"/>
    <w:rsid w:val="6EEA3A86"/>
    <w:rsid w:val="6EEB5BE6"/>
    <w:rsid w:val="6EF7DF06"/>
    <w:rsid w:val="6EFD1E48"/>
    <w:rsid w:val="6F1F12E4"/>
    <w:rsid w:val="6F1F5628"/>
    <w:rsid w:val="6F2738DD"/>
    <w:rsid w:val="6F615CD7"/>
    <w:rsid w:val="6F6AAD0D"/>
    <w:rsid w:val="6F6B4630"/>
    <w:rsid w:val="6F792208"/>
    <w:rsid w:val="6F7FD959"/>
    <w:rsid w:val="6F8F4151"/>
    <w:rsid w:val="6F971E92"/>
    <w:rsid w:val="6F97C7B1"/>
    <w:rsid w:val="6F9E8041"/>
    <w:rsid w:val="6FAF0C76"/>
    <w:rsid w:val="6FBB3B21"/>
    <w:rsid w:val="6FBFCFD8"/>
    <w:rsid w:val="6FCE2203"/>
    <w:rsid w:val="6FCE571A"/>
    <w:rsid w:val="6FCFD941"/>
    <w:rsid w:val="6FCFE686"/>
    <w:rsid w:val="6FD84F59"/>
    <w:rsid w:val="6FDDF1A7"/>
    <w:rsid w:val="6FDDF4D9"/>
    <w:rsid w:val="6FE79B97"/>
    <w:rsid w:val="6FEAEE90"/>
    <w:rsid w:val="6FF536DD"/>
    <w:rsid w:val="6FF5E376"/>
    <w:rsid w:val="6FF72C0A"/>
    <w:rsid w:val="6FF7F189"/>
    <w:rsid w:val="6FFA05BB"/>
    <w:rsid w:val="6FFD74A6"/>
    <w:rsid w:val="6FFD8EBA"/>
    <w:rsid w:val="6FFDF866"/>
    <w:rsid w:val="6FFF1257"/>
    <w:rsid w:val="70F9ADEB"/>
    <w:rsid w:val="713C9BAB"/>
    <w:rsid w:val="713FEC25"/>
    <w:rsid w:val="714F5127"/>
    <w:rsid w:val="715EE376"/>
    <w:rsid w:val="71DDAD4C"/>
    <w:rsid w:val="71EF002B"/>
    <w:rsid w:val="71FAC485"/>
    <w:rsid w:val="71FFF4EB"/>
    <w:rsid w:val="72AD7CBF"/>
    <w:rsid w:val="72AFDBDC"/>
    <w:rsid w:val="72E7EB75"/>
    <w:rsid w:val="72F7EABA"/>
    <w:rsid w:val="731FDB9E"/>
    <w:rsid w:val="73564023"/>
    <w:rsid w:val="7357E65B"/>
    <w:rsid w:val="73689F8D"/>
    <w:rsid w:val="73766B85"/>
    <w:rsid w:val="73D26C2A"/>
    <w:rsid w:val="73D71F2A"/>
    <w:rsid w:val="73DBAA28"/>
    <w:rsid w:val="73DEB0BD"/>
    <w:rsid w:val="73DFD211"/>
    <w:rsid w:val="73FAC756"/>
    <w:rsid w:val="73FAEB8F"/>
    <w:rsid w:val="73FD2494"/>
    <w:rsid w:val="73FF4624"/>
    <w:rsid w:val="73FF4D4A"/>
    <w:rsid w:val="73FFE04F"/>
    <w:rsid w:val="73FFEAA3"/>
    <w:rsid w:val="73FFF6CE"/>
    <w:rsid w:val="744A3547"/>
    <w:rsid w:val="747E8E82"/>
    <w:rsid w:val="74DE436B"/>
    <w:rsid w:val="74EB9A0E"/>
    <w:rsid w:val="74FAC14A"/>
    <w:rsid w:val="74FB4B90"/>
    <w:rsid w:val="75391CAF"/>
    <w:rsid w:val="755C5DD4"/>
    <w:rsid w:val="7567D4C2"/>
    <w:rsid w:val="759FB771"/>
    <w:rsid w:val="75BD2D65"/>
    <w:rsid w:val="75BDB86D"/>
    <w:rsid w:val="75BE378A"/>
    <w:rsid w:val="75BF0C2D"/>
    <w:rsid w:val="75D7B427"/>
    <w:rsid w:val="75F3A4B5"/>
    <w:rsid w:val="75F720CD"/>
    <w:rsid w:val="75F78825"/>
    <w:rsid w:val="75FD7CA0"/>
    <w:rsid w:val="75FF9784"/>
    <w:rsid w:val="767BDC15"/>
    <w:rsid w:val="76B6294F"/>
    <w:rsid w:val="76BF5947"/>
    <w:rsid w:val="76D77562"/>
    <w:rsid w:val="76D99164"/>
    <w:rsid w:val="774FD9CE"/>
    <w:rsid w:val="77536E40"/>
    <w:rsid w:val="775F0650"/>
    <w:rsid w:val="7765AACC"/>
    <w:rsid w:val="776B2D2B"/>
    <w:rsid w:val="77752329"/>
    <w:rsid w:val="777AA8ED"/>
    <w:rsid w:val="777B8B5C"/>
    <w:rsid w:val="777D968E"/>
    <w:rsid w:val="777D96F0"/>
    <w:rsid w:val="777E2977"/>
    <w:rsid w:val="777EDC22"/>
    <w:rsid w:val="777F8CA7"/>
    <w:rsid w:val="77891D19"/>
    <w:rsid w:val="7797937D"/>
    <w:rsid w:val="77A7DD66"/>
    <w:rsid w:val="77BBAB73"/>
    <w:rsid w:val="77BEF0E3"/>
    <w:rsid w:val="77BF00FE"/>
    <w:rsid w:val="77BF974C"/>
    <w:rsid w:val="77CDC42B"/>
    <w:rsid w:val="77DB168B"/>
    <w:rsid w:val="77DC25B3"/>
    <w:rsid w:val="77DEDCBA"/>
    <w:rsid w:val="77DF0698"/>
    <w:rsid w:val="77E63C78"/>
    <w:rsid w:val="77EF708D"/>
    <w:rsid w:val="77EFC9E6"/>
    <w:rsid w:val="77F56FBD"/>
    <w:rsid w:val="77F64B9C"/>
    <w:rsid w:val="77F7BE05"/>
    <w:rsid w:val="77F7EE2E"/>
    <w:rsid w:val="77F8BA6D"/>
    <w:rsid w:val="77FA67A7"/>
    <w:rsid w:val="77FB0894"/>
    <w:rsid w:val="77FBAAFE"/>
    <w:rsid w:val="77FD90C8"/>
    <w:rsid w:val="77FDB9F0"/>
    <w:rsid w:val="77FE632A"/>
    <w:rsid w:val="77FE6838"/>
    <w:rsid w:val="77FEA452"/>
    <w:rsid w:val="77FEC48D"/>
    <w:rsid w:val="77FF018F"/>
    <w:rsid w:val="77FF7FAD"/>
    <w:rsid w:val="77FFCA0E"/>
    <w:rsid w:val="782F3557"/>
    <w:rsid w:val="783FD2C7"/>
    <w:rsid w:val="78771418"/>
    <w:rsid w:val="78DF66DE"/>
    <w:rsid w:val="78F6A3EA"/>
    <w:rsid w:val="78FFE5AE"/>
    <w:rsid w:val="791D8E1D"/>
    <w:rsid w:val="792D5B54"/>
    <w:rsid w:val="7949BEC1"/>
    <w:rsid w:val="794F8553"/>
    <w:rsid w:val="795F5429"/>
    <w:rsid w:val="79657CD4"/>
    <w:rsid w:val="79BBF32A"/>
    <w:rsid w:val="79BFE90C"/>
    <w:rsid w:val="79BFFF48"/>
    <w:rsid w:val="79CF4EC3"/>
    <w:rsid w:val="79F74AE1"/>
    <w:rsid w:val="79FC9009"/>
    <w:rsid w:val="79FCCF97"/>
    <w:rsid w:val="79FE2553"/>
    <w:rsid w:val="79FF3BA3"/>
    <w:rsid w:val="79FFE8BE"/>
    <w:rsid w:val="7A6B8680"/>
    <w:rsid w:val="7A6D62EA"/>
    <w:rsid w:val="7A6FBA6D"/>
    <w:rsid w:val="7A74FF27"/>
    <w:rsid w:val="7AAF174B"/>
    <w:rsid w:val="7AC5075B"/>
    <w:rsid w:val="7AD71F1B"/>
    <w:rsid w:val="7ADC18E9"/>
    <w:rsid w:val="7AEF2DA3"/>
    <w:rsid w:val="7AF76178"/>
    <w:rsid w:val="7AF9CA10"/>
    <w:rsid w:val="7AFF14C0"/>
    <w:rsid w:val="7AFFF4CF"/>
    <w:rsid w:val="7B37088F"/>
    <w:rsid w:val="7B3A27A6"/>
    <w:rsid w:val="7B3A5956"/>
    <w:rsid w:val="7B3C68B9"/>
    <w:rsid w:val="7B554607"/>
    <w:rsid w:val="7B5BF184"/>
    <w:rsid w:val="7B6B5712"/>
    <w:rsid w:val="7B76E433"/>
    <w:rsid w:val="7B7A012D"/>
    <w:rsid w:val="7B7D6E86"/>
    <w:rsid w:val="7B7F701F"/>
    <w:rsid w:val="7B8F7B04"/>
    <w:rsid w:val="7B9B2CC2"/>
    <w:rsid w:val="7B9C1849"/>
    <w:rsid w:val="7B9C929F"/>
    <w:rsid w:val="7B9DE894"/>
    <w:rsid w:val="7B9F13EA"/>
    <w:rsid w:val="7B9F7435"/>
    <w:rsid w:val="7BBFEC05"/>
    <w:rsid w:val="7BC7B298"/>
    <w:rsid w:val="7BCF3085"/>
    <w:rsid w:val="7BD94EC5"/>
    <w:rsid w:val="7BD9EC9C"/>
    <w:rsid w:val="7BDC275D"/>
    <w:rsid w:val="7BE4E084"/>
    <w:rsid w:val="7BEE5B5C"/>
    <w:rsid w:val="7BEE6CB9"/>
    <w:rsid w:val="7BF2F003"/>
    <w:rsid w:val="7BF5B759"/>
    <w:rsid w:val="7BF71585"/>
    <w:rsid w:val="7BF7E328"/>
    <w:rsid w:val="7BFAB194"/>
    <w:rsid w:val="7BFD4431"/>
    <w:rsid w:val="7BFD72C5"/>
    <w:rsid w:val="7BFF22FE"/>
    <w:rsid w:val="7BFFA277"/>
    <w:rsid w:val="7C2BF2EC"/>
    <w:rsid w:val="7C3722A0"/>
    <w:rsid w:val="7CBD6132"/>
    <w:rsid w:val="7CD91664"/>
    <w:rsid w:val="7CDC526F"/>
    <w:rsid w:val="7CDCD612"/>
    <w:rsid w:val="7CF76873"/>
    <w:rsid w:val="7CF91210"/>
    <w:rsid w:val="7CFB6D99"/>
    <w:rsid w:val="7CFEEF85"/>
    <w:rsid w:val="7CFF26EF"/>
    <w:rsid w:val="7CFF34F3"/>
    <w:rsid w:val="7D27E47F"/>
    <w:rsid w:val="7D5FA075"/>
    <w:rsid w:val="7D77CA83"/>
    <w:rsid w:val="7D79FBF0"/>
    <w:rsid w:val="7D7F327F"/>
    <w:rsid w:val="7D7F5F05"/>
    <w:rsid w:val="7D8AD392"/>
    <w:rsid w:val="7D8D2A74"/>
    <w:rsid w:val="7D9D4E01"/>
    <w:rsid w:val="7D9EB4F4"/>
    <w:rsid w:val="7DAF7E8C"/>
    <w:rsid w:val="7DB3E6BC"/>
    <w:rsid w:val="7DB53B3D"/>
    <w:rsid w:val="7DB6BDCB"/>
    <w:rsid w:val="7DBF7081"/>
    <w:rsid w:val="7DC9D4D2"/>
    <w:rsid w:val="7DCD6E95"/>
    <w:rsid w:val="7DCF3826"/>
    <w:rsid w:val="7DD1E504"/>
    <w:rsid w:val="7DD56EB5"/>
    <w:rsid w:val="7DD7932C"/>
    <w:rsid w:val="7DD9E217"/>
    <w:rsid w:val="7DDF584A"/>
    <w:rsid w:val="7DE70E6A"/>
    <w:rsid w:val="7DEA3F36"/>
    <w:rsid w:val="7DEA7DDD"/>
    <w:rsid w:val="7DEDCBDA"/>
    <w:rsid w:val="7DEE276D"/>
    <w:rsid w:val="7DEE5F04"/>
    <w:rsid w:val="7DEF1863"/>
    <w:rsid w:val="7DEF6F73"/>
    <w:rsid w:val="7DEF72DA"/>
    <w:rsid w:val="7DF32095"/>
    <w:rsid w:val="7DF46C7B"/>
    <w:rsid w:val="7DF5256D"/>
    <w:rsid w:val="7DF74721"/>
    <w:rsid w:val="7DF779BC"/>
    <w:rsid w:val="7DF7B1FB"/>
    <w:rsid w:val="7DFB5CFA"/>
    <w:rsid w:val="7DFB8C3D"/>
    <w:rsid w:val="7DFD54CD"/>
    <w:rsid w:val="7DFD77D1"/>
    <w:rsid w:val="7DFDD68E"/>
    <w:rsid w:val="7DFE87A0"/>
    <w:rsid w:val="7DFF088B"/>
    <w:rsid w:val="7DFF8506"/>
    <w:rsid w:val="7DFF8509"/>
    <w:rsid w:val="7DFF9CC9"/>
    <w:rsid w:val="7E3363BC"/>
    <w:rsid w:val="7E458466"/>
    <w:rsid w:val="7E475E1E"/>
    <w:rsid w:val="7E6EE9D6"/>
    <w:rsid w:val="7E6F4A93"/>
    <w:rsid w:val="7E7F3EC2"/>
    <w:rsid w:val="7E8D23E8"/>
    <w:rsid w:val="7E9C4FBE"/>
    <w:rsid w:val="7E9EA7AD"/>
    <w:rsid w:val="7EB718CD"/>
    <w:rsid w:val="7EB74B19"/>
    <w:rsid w:val="7ECF7B98"/>
    <w:rsid w:val="7ED28AE6"/>
    <w:rsid w:val="7EDD9FCF"/>
    <w:rsid w:val="7EDE86B3"/>
    <w:rsid w:val="7EDFE541"/>
    <w:rsid w:val="7EE35A7F"/>
    <w:rsid w:val="7EE62C4D"/>
    <w:rsid w:val="7EEA5CAC"/>
    <w:rsid w:val="7EEC128E"/>
    <w:rsid w:val="7EF69648"/>
    <w:rsid w:val="7EF751F0"/>
    <w:rsid w:val="7EF76047"/>
    <w:rsid w:val="7EFB9CF4"/>
    <w:rsid w:val="7EFBB89C"/>
    <w:rsid w:val="7EFE06A8"/>
    <w:rsid w:val="7EFE669E"/>
    <w:rsid w:val="7EFFA9CD"/>
    <w:rsid w:val="7EFFBE72"/>
    <w:rsid w:val="7EFFEA59"/>
    <w:rsid w:val="7F074B5F"/>
    <w:rsid w:val="7F1626FA"/>
    <w:rsid w:val="7F2B9066"/>
    <w:rsid w:val="7F2D736E"/>
    <w:rsid w:val="7F374F93"/>
    <w:rsid w:val="7F3E4FA9"/>
    <w:rsid w:val="7F3E88EF"/>
    <w:rsid w:val="7F3F43ED"/>
    <w:rsid w:val="7F3F6982"/>
    <w:rsid w:val="7F498E0E"/>
    <w:rsid w:val="7F4BFAB8"/>
    <w:rsid w:val="7F4DABA7"/>
    <w:rsid w:val="7F573CA4"/>
    <w:rsid w:val="7F5B1FDB"/>
    <w:rsid w:val="7F5FD639"/>
    <w:rsid w:val="7F6227CE"/>
    <w:rsid w:val="7F6708CB"/>
    <w:rsid w:val="7F6B6FA6"/>
    <w:rsid w:val="7F7B6171"/>
    <w:rsid w:val="7F7D247F"/>
    <w:rsid w:val="7F7DBBF6"/>
    <w:rsid w:val="7F7DD944"/>
    <w:rsid w:val="7F7E2EC8"/>
    <w:rsid w:val="7F7F8C0B"/>
    <w:rsid w:val="7F7FBF41"/>
    <w:rsid w:val="7F7FE2AB"/>
    <w:rsid w:val="7F8365C8"/>
    <w:rsid w:val="7F96108C"/>
    <w:rsid w:val="7F9B3105"/>
    <w:rsid w:val="7F9BFFA8"/>
    <w:rsid w:val="7F9E9905"/>
    <w:rsid w:val="7F9F6281"/>
    <w:rsid w:val="7FA5B8CF"/>
    <w:rsid w:val="7FAF0E4E"/>
    <w:rsid w:val="7FB3A44C"/>
    <w:rsid w:val="7FB78243"/>
    <w:rsid w:val="7FB96359"/>
    <w:rsid w:val="7FBC3EBF"/>
    <w:rsid w:val="7FBCA750"/>
    <w:rsid w:val="7FBD5A0A"/>
    <w:rsid w:val="7FBE7EE6"/>
    <w:rsid w:val="7FBF4DFA"/>
    <w:rsid w:val="7FBF5898"/>
    <w:rsid w:val="7FBF8C46"/>
    <w:rsid w:val="7FBF8DBF"/>
    <w:rsid w:val="7FBFB9FE"/>
    <w:rsid w:val="7FBFD46A"/>
    <w:rsid w:val="7FBFFED9"/>
    <w:rsid w:val="7FCB34DB"/>
    <w:rsid w:val="7FCB5633"/>
    <w:rsid w:val="7FCBFB09"/>
    <w:rsid w:val="7FD27962"/>
    <w:rsid w:val="7FD62106"/>
    <w:rsid w:val="7FD71874"/>
    <w:rsid w:val="7FDD4AF8"/>
    <w:rsid w:val="7FDD5F81"/>
    <w:rsid w:val="7FDE33EA"/>
    <w:rsid w:val="7FDF3656"/>
    <w:rsid w:val="7FDF3DC4"/>
    <w:rsid w:val="7FDF42A3"/>
    <w:rsid w:val="7FDF4315"/>
    <w:rsid w:val="7FDF660E"/>
    <w:rsid w:val="7FDF9948"/>
    <w:rsid w:val="7FDFA535"/>
    <w:rsid w:val="7FDFDAAE"/>
    <w:rsid w:val="7FE57608"/>
    <w:rsid w:val="7FE5793B"/>
    <w:rsid w:val="7FE79B3B"/>
    <w:rsid w:val="7FEB86CA"/>
    <w:rsid w:val="7FEB9FD0"/>
    <w:rsid w:val="7FEFD181"/>
    <w:rsid w:val="7FF4A91E"/>
    <w:rsid w:val="7FF5863D"/>
    <w:rsid w:val="7FF5C351"/>
    <w:rsid w:val="7FF70342"/>
    <w:rsid w:val="7FF71EA5"/>
    <w:rsid w:val="7FF73853"/>
    <w:rsid w:val="7FF7723D"/>
    <w:rsid w:val="7FFAB823"/>
    <w:rsid w:val="7FFB229D"/>
    <w:rsid w:val="7FFBD0BC"/>
    <w:rsid w:val="7FFBD71E"/>
    <w:rsid w:val="7FFC4214"/>
    <w:rsid w:val="7FFD477F"/>
    <w:rsid w:val="7FFD9507"/>
    <w:rsid w:val="7FFDB455"/>
    <w:rsid w:val="7FFDE22A"/>
    <w:rsid w:val="7FFDEB58"/>
    <w:rsid w:val="7FFEC4B5"/>
    <w:rsid w:val="7FFED5FB"/>
    <w:rsid w:val="7FFF0082"/>
    <w:rsid w:val="7FFF0092"/>
    <w:rsid w:val="7FFF1F8D"/>
    <w:rsid w:val="7FFF24A2"/>
    <w:rsid w:val="7FFF2C9D"/>
    <w:rsid w:val="7FFF2F34"/>
    <w:rsid w:val="7FFF2F44"/>
    <w:rsid w:val="7FFF5ECE"/>
    <w:rsid w:val="7FFF603F"/>
    <w:rsid w:val="7FFF6DAC"/>
    <w:rsid w:val="7FFF7ECF"/>
    <w:rsid w:val="7FFF9E43"/>
    <w:rsid w:val="7FFFAC5A"/>
    <w:rsid w:val="7FFFB5CA"/>
    <w:rsid w:val="7FFFC01C"/>
    <w:rsid w:val="7FFFD00D"/>
    <w:rsid w:val="85F6B4CF"/>
    <w:rsid w:val="87BF2039"/>
    <w:rsid w:val="897FF47E"/>
    <w:rsid w:val="8BF767F7"/>
    <w:rsid w:val="8D75957E"/>
    <w:rsid w:val="8E6C08EF"/>
    <w:rsid w:val="8EB7AC82"/>
    <w:rsid w:val="8F9B6E49"/>
    <w:rsid w:val="8FAFC87D"/>
    <w:rsid w:val="8FF70B38"/>
    <w:rsid w:val="8FFD6D40"/>
    <w:rsid w:val="8FFEC9B5"/>
    <w:rsid w:val="8FFF7A42"/>
    <w:rsid w:val="92FE2EF0"/>
    <w:rsid w:val="93E5C1D5"/>
    <w:rsid w:val="93EA228A"/>
    <w:rsid w:val="9569914A"/>
    <w:rsid w:val="957FC24E"/>
    <w:rsid w:val="95FDFABD"/>
    <w:rsid w:val="973686FE"/>
    <w:rsid w:val="97BF5921"/>
    <w:rsid w:val="97D5A3D7"/>
    <w:rsid w:val="97FFD365"/>
    <w:rsid w:val="9AD65755"/>
    <w:rsid w:val="9B79D26F"/>
    <w:rsid w:val="9B7F60E2"/>
    <w:rsid w:val="9B9F24AC"/>
    <w:rsid w:val="9BFD43E9"/>
    <w:rsid w:val="9CB7A7AA"/>
    <w:rsid w:val="9CDBCFC5"/>
    <w:rsid w:val="9D6CE9EC"/>
    <w:rsid w:val="9D6E13DB"/>
    <w:rsid w:val="9D77A450"/>
    <w:rsid w:val="9DF72840"/>
    <w:rsid w:val="9EB9944A"/>
    <w:rsid w:val="9EE50060"/>
    <w:rsid w:val="9EEDED27"/>
    <w:rsid w:val="9EFB177B"/>
    <w:rsid w:val="9F676A96"/>
    <w:rsid w:val="9F6E2E4C"/>
    <w:rsid w:val="9F6EEF35"/>
    <w:rsid w:val="9F73F6A8"/>
    <w:rsid w:val="9FB3C309"/>
    <w:rsid w:val="9FB5BFD6"/>
    <w:rsid w:val="9FC6AE9C"/>
    <w:rsid w:val="9FDDE373"/>
    <w:rsid w:val="9FDFF0EA"/>
    <w:rsid w:val="9FEDA429"/>
    <w:rsid w:val="9FEF5D80"/>
    <w:rsid w:val="9FF35556"/>
    <w:rsid w:val="9FF721BF"/>
    <w:rsid w:val="9FFB3D97"/>
    <w:rsid w:val="9FFE12C6"/>
    <w:rsid w:val="9FFF1148"/>
    <w:rsid w:val="A16F462A"/>
    <w:rsid w:val="A17F463E"/>
    <w:rsid w:val="A2F7E417"/>
    <w:rsid w:val="A3BD7585"/>
    <w:rsid w:val="A5F0187C"/>
    <w:rsid w:val="A6D92C4D"/>
    <w:rsid w:val="A75F3C44"/>
    <w:rsid w:val="A7AF8C57"/>
    <w:rsid w:val="A7B4A6F7"/>
    <w:rsid w:val="A7FFEF8F"/>
    <w:rsid w:val="A7FFFCE7"/>
    <w:rsid w:val="A9DF153A"/>
    <w:rsid w:val="A9ED52E2"/>
    <w:rsid w:val="AA2FCFF0"/>
    <w:rsid w:val="AADF42D8"/>
    <w:rsid w:val="AADF6055"/>
    <w:rsid w:val="AAFFE6D5"/>
    <w:rsid w:val="ABF1CBBC"/>
    <w:rsid w:val="ABFF1594"/>
    <w:rsid w:val="AD481662"/>
    <w:rsid w:val="AD70319A"/>
    <w:rsid w:val="AD973DCE"/>
    <w:rsid w:val="ADAE46BB"/>
    <w:rsid w:val="ADB57A0F"/>
    <w:rsid w:val="ADB7E579"/>
    <w:rsid w:val="ADF7936C"/>
    <w:rsid w:val="AEF4316F"/>
    <w:rsid w:val="AEFA5D8C"/>
    <w:rsid w:val="AEFD825D"/>
    <w:rsid w:val="AEFF388C"/>
    <w:rsid w:val="AF3D6111"/>
    <w:rsid w:val="AFB65E34"/>
    <w:rsid w:val="AFB66202"/>
    <w:rsid w:val="AFBB170E"/>
    <w:rsid w:val="AFBEB282"/>
    <w:rsid w:val="AFDF8AA6"/>
    <w:rsid w:val="AFDFF30C"/>
    <w:rsid w:val="AFE9A1FC"/>
    <w:rsid w:val="AFEB0237"/>
    <w:rsid w:val="AFEE9D91"/>
    <w:rsid w:val="AFEF029D"/>
    <w:rsid w:val="AFEFEAA7"/>
    <w:rsid w:val="AFF75D71"/>
    <w:rsid w:val="AFFB507A"/>
    <w:rsid w:val="AFFD8438"/>
    <w:rsid w:val="AFFEAC28"/>
    <w:rsid w:val="AFFF5392"/>
    <w:rsid w:val="B0FA958A"/>
    <w:rsid w:val="B177D1F3"/>
    <w:rsid w:val="B1BD5520"/>
    <w:rsid w:val="B1FFC24A"/>
    <w:rsid w:val="B34F7EA9"/>
    <w:rsid w:val="B367EC6C"/>
    <w:rsid w:val="B3D95E5F"/>
    <w:rsid w:val="B3DCAEDF"/>
    <w:rsid w:val="B3DED577"/>
    <w:rsid w:val="B3EF5BD7"/>
    <w:rsid w:val="B4AAF5CD"/>
    <w:rsid w:val="B4FDE348"/>
    <w:rsid w:val="B53BECEC"/>
    <w:rsid w:val="B57F61FF"/>
    <w:rsid w:val="B5AF0801"/>
    <w:rsid w:val="B5D4F300"/>
    <w:rsid w:val="B5F7235C"/>
    <w:rsid w:val="B5FB8C53"/>
    <w:rsid w:val="B6AD1D58"/>
    <w:rsid w:val="B6AF61D7"/>
    <w:rsid w:val="B6DF5FEC"/>
    <w:rsid w:val="B6EB3CE8"/>
    <w:rsid w:val="B77AB8B1"/>
    <w:rsid w:val="B79B829B"/>
    <w:rsid w:val="B7BE0A0C"/>
    <w:rsid w:val="B7EEAC57"/>
    <w:rsid w:val="B7F84AA5"/>
    <w:rsid w:val="B7FF7CED"/>
    <w:rsid w:val="B8AFEEB9"/>
    <w:rsid w:val="B8FD12FD"/>
    <w:rsid w:val="B8FF5AEA"/>
    <w:rsid w:val="B9157A3E"/>
    <w:rsid w:val="B97FD2D9"/>
    <w:rsid w:val="B9E70771"/>
    <w:rsid w:val="B9EB6304"/>
    <w:rsid w:val="B9FFA8F9"/>
    <w:rsid w:val="BA5F5D78"/>
    <w:rsid w:val="BABAA357"/>
    <w:rsid w:val="BAFD036B"/>
    <w:rsid w:val="BAFDD5D1"/>
    <w:rsid w:val="BB7B0649"/>
    <w:rsid w:val="BB7CFC7D"/>
    <w:rsid w:val="BB7F129B"/>
    <w:rsid w:val="BB7FBB97"/>
    <w:rsid w:val="BB7FD776"/>
    <w:rsid w:val="BBAB32DA"/>
    <w:rsid w:val="BBD8F492"/>
    <w:rsid w:val="BBDF24F2"/>
    <w:rsid w:val="BBF3AF77"/>
    <w:rsid w:val="BBFC7B15"/>
    <w:rsid w:val="BBFECF6F"/>
    <w:rsid w:val="BBFF317B"/>
    <w:rsid w:val="BC6D5047"/>
    <w:rsid w:val="BCBDC722"/>
    <w:rsid w:val="BCBF011B"/>
    <w:rsid w:val="BCBF70FC"/>
    <w:rsid w:val="BCFAA1C1"/>
    <w:rsid w:val="BCFBC760"/>
    <w:rsid w:val="BD7F8590"/>
    <w:rsid w:val="BD99BD6A"/>
    <w:rsid w:val="BDB7082C"/>
    <w:rsid w:val="BDBD8CDB"/>
    <w:rsid w:val="BDCFE357"/>
    <w:rsid w:val="BDDA623D"/>
    <w:rsid w:val="BDEDC1F8"/>
    <w:rsid w:val="BDEEEC93"/>
    <w:rsid w:val="BDEF14F4"/>
    <w:rsid w:val="BDEFCE30"/>
    <w:rsid w:val="BDF31131"/>
    <w:rsid w:val="BDFBEE95"/>
    <w:rsid w:val="BE0D6918"/>
    <w:rsid w:val="BE3C92C1"/>
    <w:rsid w:val="BE71129F"/>
    <w:rsid w:val="BE752988"/>
    <w:rsid w:val="BE78482A"/>
    <w:rsid w:val="BE7BE9D9"/>
    <w:rsid w:val="BE7D05C4"/>
    <w:rsid w:val="BE7D65C2"/>
    <w:rsid w:val="BEBC2CFD"/>
    <w:rsid w:val="BED5676F"/>
    <w:rsid w:val="BEDF09F1"/>
    <w:rsid w:val="BEE59C17"/>
    <w:rsid w:val="BEEFFFD7"/>
    <w:rsid w:val="BEFC0E40"/>
    <w:rsid w:val="BEFD55E2"/>
    <w:rsid w:val="BEFE22E4"/>
    <w:rsid w:val="BEFF6FBF"/>
    <w:rsid w:val="BEFFA43D"/>
    <w:rsid w:val="BF36ED85"/>
    <w:rsid w:val="BF3E9916"/>
    <w:rsid w:val="BF3FE61E"/>
    <w:rsid w:val="BF464DD4"/>
    <w:rsid w:val="BF4ADE7F"/>
    <w:rsid w:val="BF4FBC2E"/>
    <w:rsid w:val="BF5F18BB"/>
    <w:rsid w:val="BF6F357D"/>
    <w:rsid w:val="BF7AACB9"/>
    <w:rsid w:val="BF7B44E3"/>
    <w:rsid w:val="BF7EC131"/>
    <w:rsid w:val="BF7EDE80"/>
    <w:rsid w:val="BF7F85E5"/>
    <w:rsid w:val="BF9F63E2"/>
    <w:rsid w:val="BFAD59B1"/>
    <w:rsid w:val="BFAFDCA8"/>
    <w:rsid w:val="BFB77339"/>
    <w:rsid w:val="BFBD11E0"/>
    <w:rsid w:val="BFBD7A00"/>
    <w:rsid w:val="BFBF3DB3"/>
    <w:rsid w:val="BFBF719B"/>
    <w:rsid w:val="BFC9CBE3"/>
    <w:rsid w:val="BFCE0AAF"/>
    <w:rsid w:val="BFCF183A"/>
    <w:rsid w:val="BFCF5CC5"/>
    <w:rsid w:val="BFCF804E"/>
    <w:rsid w:val="BFD74C33"/>
    <w:rsid w:val="BFD7FF4F"/>
    <w:rsid w:val="BFDC0CE1"/>
    <w:rsid w:val="BFE5D463"/>
    <w:rsid w:val="BFEB961E"/>
    <w:rsid w:val="BFEBCCAA"/>
    <w:rsid w:val="BFEEC60A"/>
    <w:rsid w:val="BFEFB27F"/>
    <w:rsid w:val="BFF3A67A"/>
    <w:rsid w:val="BFF532EA"/>
    <w:rsid w:val="BFF71D1E"/>
    <w:rsid w:val="BFF7D937"/>
    <w:rsid w:val="BFF7DFC7"/>
    <w:rsid w:val="BFFE5FEC"/>
    <w:rsid w:val="BFFE6DC5"/>
    <w:rsid w:val="BFFF6CBC"/>
    <w:rsid w:val="BFFF9016"/>
    <w:rsid w:val="BFFFE606"/>
    <w:rsid w:val="C3D79FDA"/>
    <w:rsid w:val="C3DD94A8"/>
    <w:rsid w:val="C577BE6C"/>
    <w:rsid w:val="C7BF517C"/>
    <w:rsid w:val="C7C745D5"/>
    <w:rsid w:val="C7F66890"/>
    <w:rsid w:val="C7FD0D8D"/>
    <w:rsid w:val="C7FF0FD1"/>
    <w:rsid w:val="C7FF4730"/>
    <w:rsid w:val="C9D9B9DD"/>
    <w:rsid w:val="C9FF69A1"/>
    <w:rsid w:val="CBEB511F"/>
    <w:rsid w:val="CBFB39BC"/>
    <w:rsid w:val="CBFD2306"/>
    <w:rsid w:val="CD77C5C4"/>
    <w:rsid w:val="CDBC9C61"/>
    <w:rsid w:val="CDE31071"/>
    <w:rsid w:val="CDF76DC8"/>
    <w:rsid w:val="CDFF8BBF"/>
    <w:rsid w:val="CDFFFE81"/>
    <w:rsid w:val="CE7FD4A9"/>
    <w:rsid w:val="CE7FE941"/>
    <w:rsid w:val="CECF36E8"/>
    <w:rsid w:val="CEDBCA4A"/>
    <w:rsid w:val="CEF5CF5C"/>
    <w:rsid w:val="CEFF4AF6"/>
    <w:rsid w:val="CEFF6FEA"/>
    <w:rsid w:val="CF0A3F6C"/>
    <w:rsid w:val="CF3AFDD0"/>
    <w:rsid w:val="CF3F4AC5"/>
    <w:rsid w:val="CF5B2355"/>
    <w:rsid w:val="CF7F378C"/>
    <w:rsid w:val="CF7F4AAD"/>
    <w:rsid w:val="CFBE2EB2"/>
    <w:rsid w:val="CFD73F1E"/>
    <w:rsid w:val="CFD78EDB"/>
    <w:rsid w:val="CFE93251"/>
    <w:rsid w:val="CFF2F010"/>
    <w:rsid w:val="CFF735A8"/>
    <w:rsid w:val="CFFB00D1"/>
    <w:rsid w:val="CFFC9EF4"/>
    <w:rsid w:val="CFFE793A"/>
    <w:rsid w:val="CFFFED27"/>
    <w:rsid w:val="D15C9BEF"/>
    <w:rsid w:val="D2DF2DAD"/>
    <w:rsid w:val="D3DB593C"/>
    <w:rsid w:val="D3EDEF88"/>
    <w:rsid w:val="D4BF576C"/>
    <w:rsid w:val="D53FEFA7"/>
    <w:rsid w:val="D5AFAF1A"/>
    <w:rsid w:val="D5FDE179"/>
    <w:rsid w:val="D5FFE764"/>
    <w:rsid w:val="D6AC7286"/>
    <w:rsid w:val="D6D3C4F5"/>
    <w:rsid w:val="D6DD1C43"/>
    <w:rsid w:val="D6FB2F89"/>
    <w:rsid w:val="D6FD939F"/>
    <w:rsid w:val="D74F59AD"/>
    <w:rsid w:val="D77B444A"/>
    <w:rsid w:val="D77BC1DD"/>
    <w:rsid w:val="D7B770C5"/>
    <w:rsid w:val="D7BF7CBA"/>
    <w:rsid w:val="D7D726D6"/>
    <w:rsid w:val="D7DF12AB"/>
    <w:rsid w:val="D7EA73B1"/>
    <w:rsid w:val="D87775AC"/>
    <w:rsid w:val="D877C518"/>
    <w:rsid w:val="D8BFC228"/>
    <w:rsid w:val="D8FF224C"/>
    <w:rsid w:val="D9EB7950"/>
    <w:rsid w:val="D9EF3759"/>
    <w:rsid w:val="D9F75D49"/>
    <w:rsid w:val="DADBD88F"/>
    <w:rsid w:val="DB36CB28"/>
    <w:rsid w:val="DB6FBA8A"/>
    <w:rsid w:val="DB8E8DBA"/>
    <w:rsid w:val="DB9F3D04"/>
    <w:rsid w:val="DB9F3DF4"/>
    <w:rsid w:val="DBA95D3B"/>
    <w:rsid w:val="DBDE86A0"/>
    <w:rsid w:val="DBFD598E"/>
    <w:rsid w:val="DBFE10EF"/>
    <w:rsid w:val="DBFF32E9"/>
    <w:rsid w:val="DBFF6F7E"/>
    <w:rsid w:val="DBFFACAE"/>
    <w:rsid w:val="DC7B1E4B"/>
    <w:rsid w:val="DC7DCD6D"/>
    <w:rsid w:val="DCE74CEE"/>
    <w:rsid w:val="DCF3E899"/>
    <w:rsid w:val="DCFD5871"/>
    <w:rsid w:val="DD3E84EB"/>
    <w:rsid w:val="DD7F14BA"/>
    <w:rsid w:val="DDB3DA40"/>
    <w:rsid w:val="DDDE34ED"/>
    <w:rsid w:val="DDDFE6D4"/>
    <w:rsid w:val="DDF55165"/>
    <w:rsid w:val="DDFCA685"/>
    <w:rsid w:val="DDFF2A4B"/>
    <w:rsid w:val="DDFF2AB8"/>
    <w:rsid w:val="DE5F6823"/>
    <w:rsid w:val="DE7B13EF"/>
    <w:rsid w:val="DE7CBAEC"/>
    <w:rsid w:val="DE9FDB0F"/>
    <w:rsid w:val="DED95BE7"/>
    <w:rsid w:val="DEDD9D44"/>
    <w:rsid w:val="DEFF96E2"/>
    <w:rsid w:val="DF3FBB22"/>
    <w:rsid w:val="DF5F8C5F"/>
    <w:rsid w:val="DF65D8ED"/>
    <w:rsid w:val="DF66475B"/>
    <w:rsid w:val="DF77A197"/>
    <w:rsid w:val="DF7A41F3"/>
    <w:rsid w:val="DF7BD4A2"/>
    <w:rsid w:val="DF7E27FB"/>
    <w:rsid w:val="DFA6E465"/>
    <w:rsid w:val="DFBE2214"/>
    <w:rsid w:val="DFBE2DBD"/>
    <w:rsid w:val="DFBF057B"/>
    <w:rsid w:val="DFBFDECA"/>
    <w:rsid w:val="DFD35664"/>
    <w:rsid w:val="DFD5ADD5"/>
    <w:rsid w:val="DFD73AC3"/>
    <w:rsid w:val="DFD7539E"/>
    <w:rsid w:val="DFECA770"/>
    <w:rsid w:val="DFEFEED4"/>
    <w:rsid w:val="DFF58A8A"/>
    <w:rsid w:val="DFF66119"/>
    <w:rsid w:val="DFF765BB"/>
    <w:rsid w:val="DFF7D89B"/>
    <w:rsid w:val="DFFBCBC4"/>
    <w:rsid w:val="DFFCB012"/>
    <w:rsid w:val="DFFD5D49"/>
    <w:rsid w:val="DFFDF2FC"/>
    <w:rsid w:val="DFFE25A1"/>
    <w:rsid w:val="DFFE5978"/>
    <w:rsid w:val="DFFED346"/>
    <w:rsid w:val="DFFF4927"/>
    <w:rsid w:val="DFFF4D96"/>
    <w:rsid w:val="DFFF5454"/>
    <w:rsid w:val="DFFFEF7F"/>
    <w:rsid w:val="DFFFFCF6"/>
    <w:rsid w:val="E2B7A4A6"/>
    <w:rsid w:val="E2BE7A7A"/>
    <w:rsid w:val="E2FF15F1"/>
    <w:rsid w:val="E392AA7C"/>
    <w:rsid w:val="E3BFADD9"/>
    <w:rsid w:val="E3F0D372"/>
    <w:rsid w:val="E3FAADB2"/>
    <w:rsid w:val="E3FD7B64"/>
    <w:rsid w:val="E4526C08"/>
    <w:rsid w:val="E4659D34"/>
    <w:rsid w:val="E4F7F280"/>
    <w:rsid w:val="E54EF6C4"/>
    <w:rsid w:val="E55F99C1"/>
    <w:rsid w:val="E5F9C899"/>
    <w:rsid w:val="E5FE88AB"/>
    <w:rsid w:val="E6174F7A"/>
    <w:rsid w:val="E6EA149D"/>
    <w:rsid w:val="E6F69F9F"/>
    <w:rsid w:val="E6FF3ED6"/>
    <w:rsid w:val="E6FF8E1F"/>
    <w:rsid w:val="E71A0C22"/>
    <w:rsid w:val="E7776618"/>
    <w:rsid w:val="E77B5A97"/>
    <w:rsid w:val="E7AFEC7B"/>
    <w:rsid w:val="E7BF0B35"/>
    <w:rsid w:val="E7BF5CBE"/>
    <w:rsid w:val="E7BFE56B"/>
    <w:rsid w:val="E7E43233"/>
    <w:rsid w:val="E7ED1F95"/>
    <w:rsid w:val="E7EF2190"/>
    <w:rsid w:val="E7F5154E"/>
    <w:rsid w:val="E7F67C32"/>
    <w:rsid w:val="E7F6C63C"/>
    <w:rsid w:val="E7FF0D4F"/>
    <w:rsid w:val="E92B42A3"/>
    <w:rsid w:val="E93BAC95"/>
    <w:rsid w:val="E97EA2CA"/>
    <w:rsid w:val="E9B7749B"/>
    <w:rsid w:val="E9EBB20E"/>
    <w:rsid w:val="EA5FCDD2"/>
    <w:rsid w:val="EA9F2E96"/>
    <w:rsid w:val="EAA231CD"/>
    <w:rsid w:val="EAAA608F"/>
    <w:rsid w:val="EAAF1A77"/>
    <w:rsid w:val="EAF7A53E"/>
    <w:rsid w:val="EAFF017C"/>
    <w:rsid w:val="EAFF1CB9"/>
    <w:rsid w:val="EB4319D7"/>
    <w:rsid w:val="EB6E54AC"/>
    <w:rsid w:val="EBA7FE18"/>
    <w:rsid w:val="EBD677E1"/>
    <w:rsid w:val="EBDBEF94"/>
    <w:rsid w:val="EBFB6DFB"/>
    <w:rsid w:val="EBFFE5CC"/>
    <w:rsid w:val="ECFF4C01"/>
    <w:rsid w:val="ED7B1075"/>
    <w:rsid w:val="ED7FBE26"/>
    <w:rsid w:val="ED7FC047"/>
    <w:rsid w:val="EDB37A85"/>
    <w:rsid w:val="EDB39185"/>
    <w:rsid w:val="EDB753BE"/>
    <w:rsid w:val="EDBF6750"/>
    <w:rsid w:val="EDDCFCA5"/>
    <w:rsid w:val="EDDDA3DF"/>
    <w:rsid w:val="EDE6D084"/>
    <w:rsid w:val="EDE7D268"/>
    <w:rsid w:val="EDF39378"/>
    <w:rsid w:val="EDF503B7"/>
    <w:rsid w:val="EDFF0151"/>
    <w:rsid w:val="EE277223"/>
    <w:rsid w:val="EE7D8271"/>
    <w:rsid w:val="EEBF38CC"/>
    <w:rsid w:val="EEDE0576"/>
    <w:rsid w:val="EEDF4ED9"/>
    <w:rsid w:val="EEF2886A"/>
    <w:rsid w:val="EEF2AAAF"/>
    <w:rsid w:val="EEF7AF91"/>
    <w:rsid w:val="EF13E603"/>
    <w:rsid w:val="EF171E66"/>
    <w:rsid w:val="EF2F5E4C"/>
    <w:rsid w:val="EF3E5E9E"/>
    <w:rsid w:val="EF5792C8"/>
    <w:rsid w:val="EF64EC2A"/>
    <w:rsid w:val="EF6F6DDF"/>
    <w:rsid w:val="EF756F67"/>
    <w:rsid w:val="EF7A9C32"/>
    <w:rsid w:val="EF7AB2B4"/>
    <w:rsid w:val="EFAF3672"/>
    <w:rsid w:val="EFB5D483"/>
    <w:rsid w:val="EFB9305C"/>
    <w:rsid w:val="EFBD0161"/>
    <w:rsid w:val="EFBD6832"/>
    <w:rsid w:val="EFBF13A4"/>
    <w:rsid w:val="EFBF9696"/>
    <w:rsid w:val="EFC6E28A"/>
    <w:rsid w:val="EFD97737"/>
    <w:rsid w:val="EFDA08B6"/>
    <w:rsid w:val="EFDEE772"/>
    <w:rsid w:val="EFDF2492"/>
    <w:rsid w:val="EFE9DA50"/>
    <w:rsid w:val="EFEBB521"/>
    <w:rsid w:val="EFECA725"/>
    <w:rsid w:val="EFED85DB"/>
    <w:rsid w:val="EFEE9F33"/>
    <w:rsid w:val="EFEFCF7A"/>
    <w:rsid w:val="EFF6C1EC"/>
    <w:rsid w:val="EFF9EF68"/>
    <w:rsid w:val="EFFAAC68"/>
    <w:rsid w:val="EFFC978E"/>
    <w:rsid w:val="EFFDDFCF"/>
    <w:rsid w:val="EFFE0D08"/>
    <w:rsid w:val="EFFF4672"/>
    <w:rsid w:val="EFFF8A1E"/>
    <w:rsid w:val="EFFF8D50"/>
    <w:rsid w:val="EFFF928F"/>
    <w:rsid w:val="EFFFDA02"/>
    <w:rsid w:val="EFFFE4DE"/>
    <w:rsid w:val="F05B855A"/>
    <w:rsid w:val="F0FD19DF"/>
    <w:rsid w:val="F167793A"/>
    <w:rsid w:val="F1F51A7F"/>
    <w:rsid w:val="F27D79FD"/>
    <w:rsid w:val="F2A397C6"/>
    <w:rsid w:val="F2BFDE48"/>
    <w:rsid w:val="F2DF7B53"/>
    <w:rsid w:val="F2FEE8E4"/>
    <w:rsid w:val="F2FF5EF6"/>
    <w:rsid w:val="F2FFBCD6"/>
    <w:rsid w:val="F37FCEC1"/>
    <w:rsid w:val="F3B7445F"/>
    <w:rsid w:val="F3BFD86F"/>
    <w:rsid w:val="F3E8DD4D"/>
    <w:rsid w:val="F3EEBBC9"/>
    <w:rsid w:val="F3F7EF4E"/>
    <w:rsid w:val="F3FBE699"/>
    <w:rsid w:val="F3FEECEC"/>
    <w:rsid w:val="F3FF91BF"/>
    <w:rsid w:val="F3FFB859"/>
    <w:rsid w:val="F3FFFE52"/>
    <w:rsid w:val="F4CF9EBA"/>
    <w:rsid w:val="F4E61A29"/>
    <w:rsid w:val="F4F6B264"/>
    <w:rsid w:val="F4FBC038"/>
    <w:rsid w:val="F54FA7F5"/>
    <w:rsid w:val="F55F1F0A"/>
    <w:rsid w:val="F58B4AFF"/>
    <w:rsid w:val="F5D0B78C"/>
    <w:rsid w:val="F5FFAA13"/>
    <w:rsid w:val="F637501A"/>
    <w:rsid w:val="F63F0806"/>
    <w:rsid w:val="F6430ABC"/>
    <w:rsid w:val="F65ED9EB"/>
    <w:rsid w:val="F65FFDB5"/>
    <w:rsid w:val="F6A30FC3"/>
    <w:rsid w:val="F6AD5830"/>
    <w:rsid w:val="F6BF1AAF"/>
    <w:rsid w:val="F6BFDD67"/>
    <w:rsid w:val="F6E72BF1"/>
    <w:rsid w:val="F6EB0383"/>
    <w:rsid w:val="F6EC5A9C"/>
    <w:rsid w:val="F6F94D02"/>
    <w:rsid w:val="F6FBEDC4"/>
    <w:rsid w:val="F6FD8D0B"/>
    <w:rsid w:val="F6FF0F23"/>
    <w:rsid w:val="F6FF5D4F"/>
    <w:rsid w:val="F6FF8732"/>
    <w:rsid w:val="F6FF88E6"/>
    <w:rsid w:val="F6FFE3C2"/>
    <w:rsid w:val="F72F76DA"/>
    <w:rsid w:val="F736339D"/>
    <w:rsid w:val="F73F74AF"/>
    <w:rsid w:val="F74F590B"/>
    <w:rsid w:val="F76796C7"/>
    <w:rsid w:val="F76EA59C"/>
    <w:rsid w:val="F76EEC51"/>
    <w:rsid w:val="F7754B83"/>
    <w:rsid w:val="F7769DDB"/>
    <w:rsid w:val="F77F3CD0"/>
    <w:rsid w:val="F7BF5F7B"/>
    <w:rsid w:val="F7BFACF3"/>
    <w:rsid w:val="F7D70082"/>
    <w:rsid w:val="F7DAE70B"/>
    <w:rsid w:val="F7DF6B6D"/>
    <w:rsid w:val="F7DFC7A3"/>
    <w:rsid w:val="F7DFFE5C"/>
    <w:rsid w:val="F7ED594C"/>
    <w:rsid w:val="F7EDA9AC"/>
    <w:rsid w:val="F7EE6684"/>
    <w:rsid w:val="F7EEC820"/>
    <w:rsid w:val="F7EFB003"/>
    <w:rsid w:val="F7F1E566"/>
    <w:rsid w:val="F7F7A77F"/>
    <w:rsid w:val="F7FCBF88"/>
    <w:rsid w:val="F7FD582F"/>
    <w:rsid w:val="F7FD6FFD"/>
    <w:rsid w:val="F7FD9DB0"/>
    <w:rsid w:val="F8AA194B"/>
    <w:rsid w:val="F8D7DA86"/>
    <w:rsid w:val="F8EA2DDF"/>
    <w:rsid w:val="F8F74649"/>
    <w:rsid w:val="F8FB8EAF"/>
    <w:rsid w:val="F96BC6F8"/>
    <w:rsid w:val="F9CC79AA"/>
    <w:rsid w:val="F9E32041"/>
    <w:rsid w:val="F9FE1010"/>
    <w:rsid w:val="FA1D03B3"/>
    <w:rsid w:val="FA5788B3"/>
    <w:rsid w:val="FADD6627"/>
    <w:rsid w:val="FAFB471F"/>
    <w:rsid w:val="FAFF544E"/>
    <w:rsid w:val="FB0FC905"/>
    <w:rsid w:val="FB371233"/>
    <w:rsid w:val="FB3F6C9A"/>
    <w:rsid w:val="FB5F4148"/>
    <w:rsid w:val="FB5FA01C"/>
    <w:rsid w:val="FB646173"/>
    <w:rsid w:val="FB6F8B81"/>
    <w:rsid w:val="FB788BBB"/>
    <w:rsid w:val="FB7ACC6F"/>
    <w:rsid w:val="FB7B535C"/>
    <w:rsid w:val="FB7CD173"/>
    <w:rsid w:val="FB7DF87B"/>
    <w:rsid w:val="FB969CCE"/>
    <w:rsid w:val="FB9EECC6"/>
    <w:rsid w:val="FB9FF435"/>
    <w:rsid w:val="FBAD6109"/>
    <w:rsid w:val="FBB5B568"/>
    <w:rsid w:val="FBB98BCB"/>
    <w:rsid w:val="FBBA1594"/>
    <w:rsid w:val="FBBF1EE5"/>
    <w:rsid w:val="FBBFA0AC"/>
    <w:rsid w:val="FBBFD05A"/>
    <w:rsid w:val="FBBFE8FF"/>
    <w:rsid w:val="FBD4A929"/>
    <w:rsid w:val="FBD56C81"/>
    <w:rsid w:val="FBDFC4A3"/>
    <w:rsid w:val="FBDFFEA4"/>
    <w:rsid w:val="FBE0F5BE"/>
    <w:rsid w:val="FBE50A1B"/>
    <w:rsid w:val="FBEF01C3"/>
    <w:rsid w:val="FBEF2C79"/>
    <w:rsid w:val="FBEF9C4E"/>
    <w:rsid w:val="FBF25CBD"/>
    <w:rsid w:val="FBF36AB6"/>
    <w:rsid w:val="FBF93F9B"/>
    <w:rsid w:val="FBF9CF86"/>
    <w:rsid w:val="FBFC4E3D"/>
    <w:rsid w:val="FBFD29FE"/>
    <w:rsid w:val="FBFEDB8B"/>
    <w:rsid w:val="FBFF52AC"/>
    <w:rsid w:val="FBFF6BC2"/>
    <w:rsid w:val="FBFF7FB3"/>
    <w:rsid w:val="FBFF979D"/>
    <w:rsid w:val="FBFFC064"/>
    <w:rsid w:val="FBFFCFF9"/>
    <w:rsid w:val="FC5643A7"/>
    <w:rsid w:val="FC778246"/>
    <w:rsid w:val="FC7BF41E"/>
    <w:rsid w:val="FC7F19CD"/>
    <w:rsid w:val="FC7F608D"/>
    <w:rsid w:val="FCBB0613"/>
    <w:rsid w:val="FCBBE21D"/>
    <w:rsid w:val="FCBE00A3"/>
    <w:rsid w:val="FCDD8226"/>
    <w:rsid w:val="FCDFD571"/>
    <w:rsid w:val="FCF72516"/>
    <w:rsid w:val="FCFB9858"/>
    <w:rsid w:val="FCFD1E27"/>
    <w:rsid w:val="FCFD3350"/>
    <w:rsid w:val="FCFDA853"/>
    <w:rsid w:val="FCFDC814"/>
    <w:rsid w:val="FCFE6047"/>
    <w:rsid w:val="FCFF81F5"/>
    <w:rsid w:val="FCFFCE6F"/>
    <w:rsid w:val="FCFFF962"/>
    <w:rsid w:val="FD2DA5C3"/>
    <w:rsid w:val="FD32900A"/>
    <w:rsid w:val="FD379E68"/>
    <w:rsid w:val="FD3F9CF2"/>
    <w:rsid w:val="FD5742D2"/>
    <w:rsid w:val="FD5E697A"/>
    <w:rsid w:val="FD5FDE84"/>
    <w:rsid w:val="FD6A430F"/>
    <w:rsid w:val="FD6B259B"/>
    <w:rsid w:val="FD6B6E74"/>
    <w:rsid w:val="FD6E29A0"/>
    <w:rsid w:val="FD6F6AC5"/>
    <w:rsid w:val="FD7A0D4E"/>
    <w:rsid w:val="FD7BFA7E"/>
    <w:rsid w:val="FD7D1950"/>
    <w:rsid w:val="FD7ED411"/>
    <w:rsid w:val="FD7F277A"/>
    <w:rsid w:val="FD7FB341"/>
    <w:rsid w:val="FDB81445"/>
    <w:rsid w:val="FDBEF3AD"/>
    <w:rsid w:val="FDBFA64C"/>
    <w:rsid w:val="FDCFB349"/>
    <w:rsid w:val="FDD71278"/>
    <w:rsid w:val="FDD91E3B"/>
    <w:rsid w:val="FDDAEBCB"/>
    <w:rsid w:val="FDDB2073"/>
    <w:rsid w:val="FDDD8BCB"/>
    <w:rsid w:val="FDDF1765"/>
    <w:rsid w:val="FDEA5F1D"/>
    <w:rsid w:val="FDEB361D"/>
    <w:rsid w:val="FDEE90A6"/>
    <w:rsid w:val="FDEF0CAB"/>
    <w:rsid w:val="FDF3A1DA"/>
    <w:rsid w:val="FDF97EA6"/>
    <w:rsid w:val="FDFA5C44"/>
    <w:rsid w:val="FDFB32A7"/>
    <w:rsid w:val="FDFB7A0C"/>
    <w:rsid w:val="FDFB900A"/>
    <w:rsid w:val="FDFBD3B3"/>
    <w:rsid w:val="FDFD0C75"/>
    <w:rsid w:val="FDFE4F04"/>
    <w:rsid w:val="FDFF5F5F"/>
    <w:rsid w:val="FDFF63F3"/>
    <w:rsid w:val="FDFF71CD"/>
    <w:rsid w:val="FDFF72BD"/>
    <w:rsid w:val="FDFFFC6D"/>
    <w:rsid w:val="FE0FB143"/>
    <w:rsid w:val="FE3EF988"/>
    <w:rsid w:val="FE6F1109"/>
    <w:rsid w:val="FE6F89FA"/>
    <w:rsid w:val="FE79BE7C"/>
    <w:rsid w:val="FE7D3902"/>
    <w:rsid w:val="FEAF0FA3"/>
    <w:rsid w:val="FEAF2E49"/>
    <w:rsid w:val="FEB79E0E"/>
    <w:rsid w:val="FED5B580"/>
    <w:rsid w:val="FEDC907F"/>
    <w:rsid w:val="FEDFBD38"/>
    <w:rsid w:val="FEE76F5B"/>
    <w:rsid w:val="FEE78324"/>
    <w:rsid w:val="FEE7C02D"/>
    <w:rsid w:val="FEEB1062"/>
    <w:rsid w:val="FEEF4D5C"/>
    <w:rsid w:val="FEEF5B6E"/>
    <w:rsid w:val="FEEF8217"/>
    <w:rsid w:val="FEF3068A"/>
    <w:rsid w:val="FEF3F208"/>
    <w:rsid w:val="FEF830D1"/>
    <w:rsid w:val="FEFAA212"/>
    <w:rsid w:val="FEFD359B"/>
    <w:rsid w:val="FEFE8780"/>
    <w:rsid w:val="FEFEDEE5"/>
    <w:rsid w:val="FEFF4E0E"/>
    <w:rsid w:val="FEFF7D80"/>
    <w:rsid w:val="FEFFA4F5"/>
    <w:rsid w:val="FEFFAF2D"/>
    <w:rsid w:val="FEFFF3DB"/>
    <w:rsid w:val="FF0A0045"/>
    <w:rsid w:val="FF0D4DEC"/>
    <w:rsid w:val="FF27B0E5"/>
    <w:rsid w:val="FF2F947A"/>
    <w:rsid w:val="FF2FF2B5"/>
    <w:rsid w:val="FF3FBC01"/>
    <w:rsid w:val="FF3FCCE9"/>
    <w:rsid w:val="FF4F8C08"/>
    <w:rsid w:val="FF51B6A8"/>
    <w:rsid w:val="FF577AAF"/>
    <w:rsid w:val="FF5F7E83"/>
    <w:rsid w:val="FF610124"/>
    <w:rsid w:val="FF67E1BE"/>
    <w:rsid w:val="FF6DDAFB"/>
    <w:rsid w:val="FF6F7442"/>
    <w:rsid w:val="FF6FB9B4"/>
    <w:rsid w:val="FF74DA0E"/>
    <w:rsid w:val="FF7711C9"/>
    <w:rsid w:val="FF779C70"/>
    <w:rsid w:val="FF77B5C5"/>
    <w:rsid w:val="FF77B821"/>
    <w:rsid w:val="FF77FDBD"/>
    <w:rsid w:val="FF793505"/>
    <w:rsid w:val="FF7B3828"/>
    <w:rsid w:val="FF7C5714"/>
    <w:rsid w:val="FF7E6FCF"/>
    <w:rsid w:val="FF7EA487"/>
    <w:rsid w:val="FF7EF3EF"/>
    <w:rsid w:val="FF7F49CF"/>
    <w:rsid w:val="FF7F8C77"/>
    <w:rsid w:val="FF7F9123"/>
    <w:rsid w:val="FF7FA830"/>
    <w:rsid w:val="FF7FD8E5"/>
    <w:rsid w:val="FF9DB124"/>
    <w:rsid w:val="FF9EE994"/>
    <w:rsid w:val="FFA24CCB"/>
    <w:rsid w:val="FFA2F936"/>
    <w:rsid w:val="FFAD85AC"/>
    <w:rsid w:val="FFAE7BB0"/>
    <w:rsid w:val="FFAFB01F"/>
    <w:rsid w:val="FFAFFE99"/>
    <w:rsid w:val="FFB1083D"/>
    <w:rsid w:val="FFB30D11"/>
    <w:rsid w:val="FFB37F81"/>
    <w:rsid w:val="FFB59B3D"/>
    <w:rsid w:val="FFB6048C"/>
    <w:rsid w:val="FFB79FF9"/>
    <w:rsid w:val="FFB7C882"/>
    <w:rsid w:val="FFB97D7C"/>
    <w:rsid w:val="FFBB5CC9"/>
    <w:rsid w:val="FFBD2212"/>
    <w:rsid w:val="FFBDD80B"/>
    <w:rsid w:val="FFBE19F7"/>
    <w:rsid w:val="FFBE8DF5"/>
    <w:rsid w:val="FFBE9524"/>
    <w:rsid w:val="FFBEEBF0"/>
    <w:rsid w:val="FFBF2529"/>
    <w:rsid w:val="FFBF3A9C"/>
    <w:rsid w:val="FFBFF482"/>
    <w:rsid w:val="FFBFFB5A"/>
    <w:rsid w:val="FFC56783"/>
    <w:rsid w:val="FFC85D3B"/>
    <w:rsid w:val="FFCBF575"/>
    <w:rsid w:val="FFCE753D"/>
    <w:rsid w:val="FFD5F871"/>
    <w:rsid w:val="FFD70BF0"/>
    <w:rsid w:val="FFD9D3FE"/>
    <w:rsid w:val="FFDAE34C"/>
    <w:rsid w:val="FFDD6672"/>
    <w:rsid w:val="FFDD6D05"/>
    <w:rsid w:val="FFDDDB17"/>
    <w:rsid w:val="FFDE53EC"/>
    <w:rsid w:val="FFDED14C"/>
    <w:rsid w:val="FFDF105B"/>
    <w:rsid w:val="FFE0E08B"/>
    <w:rsid w:val="FFE192F3"/>
    <w:rsid w:val="FFE50FAA"/>
    <w:rsid w:val="FFE66533"/>
    <w:rsid w:val="FFE69765"/>
    <w:rsid w:val="FFE99055"/>
    <w:rsid w:val="FFEA1F7F"/>
    <w:rsid w:val="FFEDCD52"/>
    <w:rsid w:val="FFEEAC8F"/>
    <w:rsid w:val="FFEF10B7"/>
    <w:rsid w:val="FFEF4E65"/>
    <w:rsid w:val="FFEF9F33"/>
    <w:rsid w:val="FFF2B539"/>
    <w:rsid w:val="FFF396E1"/>
    <w:rsid w:val="FFF4237D"/>
    <w:rsid w:val="FFF62E36"/>
    <w:rsid w:val="FFF64E27"/>
    <w:rsid w:val="FFF6DB02"/>
    <w:rsid w:val="FFF727F3"/>
    <w:rsid w:val="FFF78FC9"/>
    <w:rsid w:val="FFF7B803"/>
    <w:rsid w:val="FFF7CAAA"/>
    <w:rsid w:val="FFF7D028"/>
    <w:rsid w:val="FFF7D134"/>
    <w:rsid w:val="FFF871AB"/>
    <w:rsid w:val="FFF8E4E3"/>
    <w:rsid w:val="FFF9B42B"/>
    <w:rsid w:val="FFFA7C9E"/>
    <w:rsid w:val="FFFAC7F4"/>
    <w:rsid w:val="FFFB23A4"/>
    <w:rsid w:val="FFFB31BF"/>
    <w:rsid w:val="FFFBB98B"/>
    <w:rsid w:val="FFFBF7D0"/>
    <w:rsid w:val="FFFD223D"/>
    <w:rsid w:val="FFFD3AE6"/>
    <w:rsid w:val="FFFD9F4A"/>
    <w:rsid w:val="FFFF033D"/>
    <w:rsid w:val="FFFF35B7"/>
    <w:rsid w:val="FFFF36C8"/>
    <w:rsid w:val="FFFF6BF2"/>
    <w:rsid w:val="FFFF6E23"/>
    <w:rsid w:val="FFFF817C"/>
    <w:rsid w:val="FFFF824E"/>
    <w:rsid w:val="FFFF9893"/>
    <w:rsid w:val="FFFF9B6E"/>
    <w:rsid w:val="FFFFACE5"/>
    <w:rsid w:val="FFFFAE11"/>
    <w:rsid w:val="FFFFDD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qFormat="1" w:unhideWhenUsed="0" w:uiPriority="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601" w:firstLineChars="20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spacing w:before="50" w:beforeLines="50" w:after="50" w:afterLines="50" w:line="360" w:lineRule="auto"/>
      <w:outlineLvl w:val="0"/>
    </w:pPr>
    <w:rPr>
      <w:rFonts w:ascii="Heiti SC Medium" w:hAnsi="Heiti SC Medium" w:eastAsia="Heiti SC Medium"/>
      <w:b/>
      <w:bCs/>
      <w:sz w:val="24"/>
    </w:rPr>
  </w:style>
  <w:style w:type="paragraph" w:styleId="3">
    <w:name w:val="heading 2"/>
    <w:basedOn w:val="1"/>
    <w:next w:val="1"/>
    <w:semiHidden/>
    <w:unhideWhenUsed/>
    <w:qFormat/>
    <w:uiPriority w:val="0"/>
    <w:pPr>
      <w:keepNext/>
      <w:keepLines/>
      <w:spacing w:before="30" w:beforeLines="30" w:beforeAutospacing="0" w:after="30" w:afterLines="30" w:afterAutospacing="0" w:line="360" w:lineRule="auto"/>
      <w:outlineLvl w:val="1"/>
    </w:pPr>
    <w:rPr>
      <w:rFonts w:ascii="Heiti SC Medium" w:hAnsi="Heiti SC Medium" w:eastAsia="黑体"/>
      <w:b/>
      <w:sz w:val="21"/>
    </w:rPr>
  </w:style>
  <w:style w:type="paragraph" w:styleId="4">
    <w:name w:val="heading 3"/>
    <w:basedOn w:val="1"/>
    <w:next w:val="5"/>
    <w:qFormat/>
    <w:uiPriority w:val="0"/>
    <w:pPr>
      <w:keepNext/>
      <w:keepLines/>
      <w:spacing w:line="360" w:lineRule="auto"/>
      <w:outlineLvl w:val="2"/>
    </w:pPr>
    <w:rPr>
      <w:rFonts w:eastAsia="宋体"/>
      <w:b/>
      <w:sz w:val="21"/>
      <w:szCs w:val="20"/>
    </w:rPr>
  </w:style>
  <w:style w:type="paragraph" w:styleId="6">
    <w:name w:val="heading 4"/>
    <w:basedOn w:val="1"/>
    <w:next w:val="1"/>
    <w:unhideWhenUsed/>
    <w:qFormat/>
    <w:uiPriority w:val="0"/>
    <w:pPr>
      <w:keepNext/>
      <w:keepLines/>
      <w:spacing w:beforeLines="0" w:beforeAutospacing="0" w:afterLines="0" w:afterAutospacing="0" w:line="360" w:lineRule="auto"/>
      <w:outlineLvl w:val="3"/>
    </w:pPr>
    <w:rPr>
      <w:rFonts w:ascii="Arial" w:hAnsi="Arial" w:eastAsia="宋体"/>
      <w:sz w:val="21"/>
    </w:rPr>
  </w:style>
  <w:style w:type="character" w:default="1" w:styleId="22">
    <w:name w:val="Default Paragraph Font"/>
    <w:semiHidden/>
    <w:unhideWhenUsed/>
    <w:uiPriority w:val="1"/>
  </w:style>
  <w:style w:type="table" w:default="1" w:styleId="20">
    <w:name w:val="Normal Table"/>
    <w:semiHidden/>
    <w:unhideWhenUsed/>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5">
    <w:name w:val="Normal Indent"/>
    <w:basedOn w:val="1"/>
    <w:qFormat/>
    <w:uiPriority w:val="0"/>
    <w:pPr>
      <w:numPr>
        <w:ilvl w:val="1"/>
        <w:numId w:val="0"/>
      </w:numPr>
      <w:spacing w:line="360" w:lineRule="auto"/>
      <w:ind w:left="0" w:leftChars="0" w:firstLine="601" w:firstLineChars="200"/>
      <w:jc w:val="left"/>
    </w:pPr>
    <w:rPr>
      <w:rFonts w:eastAsia="宋体"/>
      <w:szCs w:val="20"/>
    </w:rPr>
  </w:style>
  <w:style w:type="paragraph" w:styleId="7">
    <w:name w:val="Document Map"/>
    <w:basedOn w:val="1"/>
    <w:unhideWhenUsed/>
    <w:qFormat/>
    <w:uiPriority w:val="0"/>
    <w:rPr>
      <w:rFonts w:ascii="宋体"/>
      <w:sz w:val="18"/>
      <w:szCs w:val="18"/>
    </w:rPr>
  </w:style>
  <w:style w:type="paragraph" w:styleId="8">
    <w:name w:val="toa heading"/>
    <w:basedOn w:val="1"/>
    <w:next w:val="1"/>
    <w:semiHidden/>
    <w:qFormat/>
    <w:uiPriority w:val="0"/>
    <w:pPr>
      <w:spacing w:before="120"/>
    </w:pPr>
    <w:rPr>
      <w:rFonts w:ascii="Arial" w:hAnsi="Arial"/>
      <w:sz w:val="24"/>
      <w:szCs w:val="20"/>
    </w:rPr>
  </w:style>
  <w:style w:type="paragraph" w:styleId="9">
    <w:name w:val="annotation text"/>
    <w:basedOn w:val="1"/>
    <w:semiHidden/>
    <w:qFormat/>
    <w:uiPriority w:val="0"/>
    <w:pPr>
      <w:jc w:val="left"/>
    </w:pPr>
  </w:style>
  <w:style w:type="paragraph" w:styleId="10">
    <w:name w:val="Body Text"/>
    <w:basedOn w:val="1"/>
    <w:qFormat/>
    <w:uiPriority w:val="0"/>
    <w:pPr>
      <w:widowControl/>
      <w:jc w:val="left"/>
    </w:pPr>
    <w:rPr>
      <w:rFonts w:ascii="宋体"/>
      <w:sz w:val="24"/>
      <w:shd w:val="pct10" w:color="auto" w:fill="FFFFFF"/>
      <w14:shadow w14:blurRad="50800" w14:dist="38100" w14:dir="2700000" w14:sx="100000" w14:sy="100000" w14:kx="0" w14:ky="0" w14:algn="tl">
        <w14:srgbClr w14:val="000000">
          <w14:alpha w14:val="60000"/>
        </w14:srgbClr>
      </w14:shadow>
    </w:rPr>
  </w:style>
  <w:style w:type="paragraph" w:styleId="11">
    <w:name w:val="Body Text Indent"/>
    <w:basedOn w:val="1"/>
    <w:qFormat/>
    <w:uiPriority w:val="0"/>
    <w:pPr>
      <w:spacing w:after="120"/>
      <w:ind w:left="420" w:leftChars="200"/>
    </w:pPr>
  </w:style>
  <w:style w:type="paragraph" w:styleId="12">
    <w:name w:val="Plain Text"/>
    <w:basedOn w:val="1"/>
    <w:link w:val="41"/>
    <w:uiPriority w:val="0"/>
    <w:rPr>
      <w:rFonts w:ascii="宋体" w:hAnsi="Courier New"/>
    </w:rPr>
  </w:style>
  <w:style w:type="paragraph" w:styleId="13">
    <w:name w:val="Balloon Text"/>
    <w:basedOn w:val="1"/>
    <w:semiHidden/>
    <w:qFormat/>
    <w:uiPriority w:val="0"/>
    <w:rPr>
      <w:sz w:val="18"/>
      <w:szCs w:val="18"/>
    </w:rPr>
  </w:style>
  <w:style w:type="paragraph" w:styleId="14">
    <w:name w:val="footer"/>
    <w:basedOn w:val="1"/>
    <w:qFormat/>
    <w:uiPriority w:val="0"/>
    <w:pPr>
      <w:tabs>
        <w:tab w:val="center" w:pos="4153"/>
        <w:tab w:val="right" w:pos="8306"/>
      </w:tabs>
      <w:snapToGrid w:val="0"/>
      <w:jc w:val="left"/>
    </w:pPr>
    <w:rPr>
      <w:sz w:val="18"/>
      <w:szCs w:val="18"/>
    </w:rPr>
  </w:style>
  <w:style w:type="paragraph" w:styleId="15">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7">
    <w:name w:val="Normal (Web)"/>
    <w:basedOn w:val="1"/>
    <w:uiPriority w:val="0"/>
    <w:pPr>
      <w:spacing w:before="0" w:beforeAutospacing="1" w:after="0" w:afterAutospacing="1"/>
      <w:ind w:left="0" w:right="0"/>
      <w:jc w:val="left"/>
    </w:pPr>
    <w:rPr>
      <w:kern w:val="0"/>
      <w:sz w:val="24"/>
      <w:lang w:val="en-US" w:eastAsia="zh-CN" w:bidi="ar"/>
    </w:rPr>
  </w:style>
  <w:style w:type="paragraph" w:styleId="18">
    <w:name w:val="Title"/>
    <w:basedOn w:val="1"/>
    <w:next w:val="1"/>
    <w:link w:val="29"/>
    <w:qFormat/>
    <w:uiPriority w:val="0"/>
    <w:pPr>
      <w:spacing w:before="240" w:after="60"/>
      <w:jc w:val="center"/>
      <w:outlineLvl w:val="0"/>
    </w:pPr>
    <w:rPr>
      <w:rFonts w:ascii="Cambria" w:hAnsi="Cambria"/>
      <w:b/>
      <w:bCs/>
      <w:sz w:val="32"/>
      <w:szCs w:val="32"/>
    </w:rPr>
  </w:style>
  <w:style w:type="paragraph" w:styleId="19">
    <w:name w:val="annotation subject"/>
    <w:basedOn w:val="9"/>
    <w:next w:val="9"/>
    <w:semiHidden/>
    <w:qFormat/>
    <w:uiPriority w:val="0"/>
    <w:rPr>
      <w:b/>
      <w:bCs/>
    </w:rPr>
  </w:style>
  <w:style w:type="table" w:styleId="21">
    <w:name w:val="Table Grid"/>
    <w:basedOn w:val="20"/>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qFormat/>
    <w:uiPriority w:val="0"/>
    <w:rPr>
      <w:b/>
      <w:bCs/>
    </w:rPr>
  </w:style>
  <w:style w:type="character" w:styleId="24">
    <w:name w:val="page number"/>
    <w:basedOn w:val="22"/>
    <w:qFormat/>
    <w:uiPriority w:val="0"/>
  </w:style>
  <w:style w:type="character" w:styleId="25">
    <w:name w:val="Hyperlink"/>
    <w:basedOn w:val="22"/>
    <w:qFormat/>
    <w:uiPriority w:val="0"/>
    <w:rPr>
      <w:color w:val="0000FF"/>
      <w:u w:val="single"/>
    </w:rPr>
  </w:style>
  <w:style w:type="character" w:styleId="26">
    <w:name w:val="HTML Code"/>
    <w:basedOn w:val="22"/>
    <w:uiPriority w:val="0"/>
    <w:rPr>
      <w:rFonts w:ascii="Courier New" w:hAnsi="Courier New"/>
      <w:sz w:val="20"/>
    </w:rPr>
  </w:style>
  <w:style w:type="character" w:styleId="27">
    <w:name w:val="annotation reference"/>
    <w:semiHidden/>
    <w:qFormat/>
    <w:uiPriority w:val="0"/>
    <w:rPr>
      <w:sz w:val="21"/>
      <w:szCs w:val="21"/>
    </w:rPr>
  </w:style>
  <w:style w:type="paragraph" w:customStyle="1" w:styleId="28">
    <w:name w:val="编号正文"/>
    <w:basedOn w:val="1"/>
    <w:uiPriority w:val="0"/>
    <w:pPr>
      <w:numPr>
        <w:ilvl w:val="1"/>
        <w:numId w:val="1"/>
      </w:numPr>
      <w:spacing w:line="360" w:lineRule="auto"/>
      <w:ind w:left="567" w:hanging="567" w:firstLineChars="0"/>
    </w:pPr>
    <w:rPr>
      <w:rFonts w:hint="eastAsia" w:eastAsia="宋体"/>
      <w:szCs w:val="20"/>
    </w:rPr>
  </w:style>
  <w:style w:type="character" w:customStyle="1" w:styleId="29">
    <w:name w:val="标题 字符"/>
    <w:link w:val="18"/>
    <w:qFormat/>
    <w:uiPriority w:val="0"/>
    <w:rPr>
      <w:rFonts w:ascii="Cambria" w:hAnsi="Cambria"/>
      <w:b/>
      <w:bCs/>
      <w:kern w:val="2"/>
      <w:sz w:val="32"/>
      <w:szCs w:val="32"/>
    </w:rPr>
  </w:style>
  <w:style w:type="character" w:customStyle="1" w:styleId="30">
    <w:name w:val="Char Char"/>
    <w:qFormat/>
    <w:uiPriority w:val="0"/>
    <w:rPr>
      <w:rFonts w:ascii="Cambria" w:hAnsi="Cambria" w:cs="Times New Roman"/>
      <w:b/>
      <w:bCs/>
      <w:kern w:val="2"/>
      <w:sz w:val="32"/>
      <w:szCs w:val="32"/>
    </w:rPr>
  </w:style>
  <w:style w:type="character" w:customStyle="1" w:styleId="31">
    <w:name w:val="Char Char3"/>
    <w:qFormat/>
    <w:uiPriority w:val="0"/>
    <w:rPr>
      <w:kern w:val="2"/>
      <w:sz w:val="18"/>
      <w:szCs w:val="18"/>
    </w:rPr>
  </w:style>
  <w:style w:type="character" w:customStyle="1" w:styleId="32">
    <w:name w:val="Char Char1"/>
    <w:qFormat/>
    <w:uiPriority w:val="0"/>
    <w:rPr>
      <w:rFonts w:ascii="宋体"/>
      <w:kern w:val="2"/>
      <w:sz w:val="24"/>
      <w:szCs w:val="24"/>
      <w14:shadow w14:blurRad="50800" w14:dist="38100" w14:dir="2700000" w14:sx="100000" w14:sy="100000" w14:kx="0" w14:ky="0" w14:algn="tl">
        <w14:srgbClr w14:val="000000">
          <w14:alpha w14:val="60000"/>
        </w14:srgbClr>
      </w14:shadow>
    </w:rPr>
  </w:style>
  <w:style w:type="character" w:customStyle="1" w:styleId="33">
    <w:name w:val="Char Char2"/>
    <w:semiHidden/>
    <w:qFormat/>
    <w:uiPriority w:val="0"/>
    <w:rPr>
      <w:rFonts w:ascii="宋体"/>
      <w:kern w:val="2"/>
      <w:sz w:val="18"/>
      <w:szCs w:val="18"/>
    </w:rPr>
  </w:style>
  <w:style w:type="paragraph" w:customStyle="1" w:styleId="34">
    <w:name w:val="paragraph"/>
    <w:basedOn w:val="1"/>
    <w:qFormat/>
    <w:uiPriority w:val="0"/>
    <w:pPr>
      <w:widowControl/>
      <w:overflowPunct w:val="0"/>
      <w:autoSpaceDE w:val="0"/>
      <w:autoSpaceDN w:val="0"/>
      <w:adjustRightInd w:val="0"/>
      <w:spacing w:before="100" w:after="100"/>
      <w:jc w:val="left"/>
      <w:textAlignment w:val="baseline"/>
    </w:pPr>
    <w:rPr>
      <w:kern w:val="0"/>
      <w:sz w:val="24"/>
      <w:szCs w:val="20"/>
      <w:lang w:eastAsia="en-US"/>
    </w:rPr>
  </w:style>
  <w:style w:type="paragraph" w:customStyle="1" w:styleId="35">
    <w:name w:val="缺省文本"/>
    <w:basedOn w:val="1"/>
    <w:qFormat/>
    <w:uiPriority w:val="0"/>
    <w:pPr>
      <w:numPr>
        <w:ilvl w:val="1"/>
        <w:numId w:val="2"/>
      </w:numPr>
      <w:autoSpaceDE w:val="0"/>
      <w:autoSpaceDN w:val="0"/>
      <w:adjustRightInd w:val="0"/>
      <w:ind w:left="567" w:hanging="567"/>
      <w:jc w:val="left"/>
    </w:pPr>
    <w:rPr>
      <w:kern w:val="0"/>
      <w:sz w:val="24"/>
    </w:rPr>
  </w:style>
  <w:style w:type="paragraph" w:customStyle="1" w:styleId="36">
    <w:name w:val="正文缩进 + 首行缩进:  2 字符"/>
    <w:basedOn w:val="5"/>
    <w:qFormat/>
    <w:uiPriority w:val="0"/>
    <w:pPr>
      <w:spacing w:after="60" w:line="312" w:lineRule="auto"/>
      <w:ind w:firstLine="200" w:firstLineChars="200"/>
    </w:pPr>
    <w:rPr>
      <w:rFonts w:cs="宋体"/>
      <w:szCs w:val="21"/>
    </w:rPr>
  </w:style>
  <w:style w:type="paragraph" w:customStyle="1" w:styleId="37">
    <w:name w:val="Char Char Char Char Char Char Char"/>
    <w:basedOn w:val="7"/>
    <w:qFormat/>
    <w:uiPriority w:val="0"/>
    <w:pPr>
      <w:shd w:val="clear" w:color="auto" w:fill="000080"/>
    </w:pPr>
    <w:rPr>
      <w:rFonts w:ascii="Tahoma" w:hAnsi="Tahoma"/>
      <w:sz w:val="24"/>
      <w:szCs w:val="24"/>
    </w:rPr>
  </w:style>
  <w:style w:type="paragraph" w:customStyle="1" w:styleId="38">
    <w:name w:val="_Style 29"/>
    <w:unhideWhenUsed/>
    <w:qFormat/>
    <w:uiPriority w:val="99"/>
    <w:rPr>
      <w:rFonts w:ascii="Times New Roman" w:hAnsi="Times New Roman" w:eastAsia="宋体" w:cs="Times New Roman"/>
      <w:kern w:val="2"/>
      <w:sz w:val="21"/>
      <w:szCs w:val="24"/>
      <w:lang w:val="en-US" w:eastAsia="zh-CN" w:bidi="ar-SA"/>
    </w:rPr>
  </w:style>
  <w:style w:type="paragraph" w:customStyle="1" w:styleId="39">
    <w:name w:val="Normal_0_0"/>
    <w:qFormat/>
    <w:uiPriority w:val="0"/>
    <w:rPr>
      <w:rFonts w:ascii="Times New Roman" w:hAnsi="Times New Roman" w:cs="Times New Roman" w:eastAsiaTheme="minorEastAsia"/>
      <w:sz w:val="24"/>
      <w:szCs w:val="24"/>
      <w:lang w:val="en-US" w:eastAsia="zh-CN" w:bidi="ar-SA"/>
    </w:rPr>
  </w:style>
  <w:style w:type="paragraph" w:customStyle="1" w:styleId="40">
    <w:name w:val="Contract Clause"/>
    <w:basedOn w:val="1"/>
    <w:uiPriority w:val="0"/>
    <w:pPr>
      <w:widowControl/>
      <w:spacing w:after="80" w:line="300" w:lineRule="auto"/>
    </w:pPr>
    <w:rPr>
      <w:rFonts w:ascii="Arial Unicode MS" w:hAnsi="Arial Unicode MS" w:eastAsia="Songti SC"/>
      <w:color w:val="1F2933"/>
      <w:sz w:val="21"/>
    </w:rPr>
  </w:style>
  <w:style w:type="character" w:customStyle="1" w:styleId="41">
    <w:name w:val="纯文本 字符"/>
    <w:basedOn w:val="22"/>
    <w:link w:val="12"/>
    <w:uiPriority w:val="0"/>
    <w:rPr>
      <w:rFonts w:hint="eastAsia" w:ascii="宋体" w:hAnsi="Courier New" w:eastAsia="宋体" w:cs="Courier New"/>
      <w:kern w:val="2"/>
      <w:sz w:val="21"/>
      <w:szCs w:val="22"/>
    </w:rPr>
  </w:style>
  <w:style w:type="paragraph" w:customStyle="1" w:styleId="42">
    <w:name w:val="msolistparagraph"/>
    <w:basedOn w:val="1"/>
    <w:uiPriority w:val="0"/>
    <w:pPr>
      <w:keepNext w:val="0"/>
      <w:keepLines w:val="0"/>
      <w:widowControl w:val="0"/>
      <w:suppressLineNumbers w:val="0"/>
      <w:spacing w:before="0" w:beforeAutospacing="0" w:after="0" w:afterAutospacing="0"/>
      <w:ind w:left="0" w:right="0" w:firstLine="420" w:firstLineChars="200"/>
      <w:jc w:val="both"/>
    </w:pPr>
    <w:rPr>
      <w:rFonts w:hint="default" w:ascii="Calibri" w:hAnsi="Calibri" w:eastAsia="宋体" w:cs="Times New Roman"/>
      <w:kern w:val="2"/>
      <w:sz w:val="21"/>
      <w:szCs w:val="22"/>
      <w:lang w:val="en-US" w:eastAsia="zh-CN" w:bidi="ar"/>
    </w:rPr>
  </w:style>
  <w:style w:type="paragraph" w:customStyle="1" w:styleId="43">
    <w:name w:val="Contract Body"/>
    <w:uiPriority w:val="0"/>
    <w:pPr>
      <w:spacing w:after="100" w:line="324" w:lineRule="auto"/>
    </w:pPr>
    <w:rPr>
      <w:rFonts w:ascii="Source Han Sans CN" w:hAnsi="Source Han Sans CN" w:eastAsia="思源黑体 CN" w:cstheme="minorBidi"/>
      <w:color w:val="000000"/>
      <w:sz w:val="21"/>
      <w:szCs w:val="22"/>
      <w:lang w:val="en-US" w:eastAsia="en-US" w:bidi="ar-SA"/>
    </w:rPr>
  </w:style>
  <w:style w:type="paragraph" w:customStyle="1" w:styleId="44">
    <w:name w:val="Table Text"/>
    <w:basedOn w:val="1"/>
    <w:semiHidden/>
    <w:qFormat/>
    <w:uiPriority w:val="0"/>
    <w:rPr>
      <w:rFonts w:ascii="宋体" w:hAnsi="宋体" w:eastAsia="宋体" w:cs="宋体"/>
      <w:sz w:val="39"/>
      <w:szCs w:val="39"/>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tangcheng/Library/Containers/com.kingsoft.wpsoffice.mac/Data/E:\&#27169;&#29256;\&#36141;&#38144;&#21512;&#21516;_&#27169;&#26495;_v2.0.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6854C097-874F-4133-9A89-278A23B94133}">
  <ds:schemaRefs/>
</ds:datastoreItem>
</file>

<file path=docProps/app.xml><?xml version="1.0" encoding="utf-8"?>
<Properties xmlns="http://schemas.openxmlformats.org/officeDocument/2006/extended-properties" xmlns:vt="http://schemas.openxmlformats.org/officeDocument/2006/docPropsVTypes">
  <Template>购销合同_模板_v2.0</Template>
  <Company>iFLYTEK</Company>
  <Pages>12</Pages>
  <Words>5973</Words>
  <Characters>6099</Characters>
  <Lines>38</Lines>
  <Paragraphs>10</Paragraphs>
  <TotalTime>2</TotalTime>
  <ScaleCrop>false</ScaleCrop>
  <LinksUpToDate>false</LinksUpToDate>
  <CharactersWithSpaces>7416</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2024-10-12T09:32:00Z</dcterms:created>
  <dc:creator>xpxiao</dc:creator>
  <cp:lastModifiedBy>唐诚</cp:lastModifiedBy>
  <cp:lastPrinted>2019-06-21T01:32:00Z</cp:lastPrinted>
  <dcterms:modified xsi:type="dcterms:W3CDTF">2026-08-17T14:50:35Z</dcterms:modified>
  <dc:title>合     同</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9A61E13689CA49EA920A8B98D0660D66_13</vt:lpwstr>
  </property>
</Properties>
</file>